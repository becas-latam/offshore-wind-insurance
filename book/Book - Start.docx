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A5ECAA" w14:textId="6D7D1770" w:rsidR="006F3CCC" w:rsidRDefault="00722686">
      <w:r>
        <w:t>Introduction</w:t>
      </w:r>
    </w:p>
    <w:p w14:paraId="376AF6FC" w14:textId="3E89F520" w:rsidR="000A4725" w:rsidRDefault="000A4725">
      <w:r>
        <w:t xml:space="preserve">In 2023 Allianz published a report about the challenges of offshore wind farm projects. </w:t>
      </w:r>
    </w:p>
    <w:p w14:paraId="66A82C80" w14:textId="10FEA521" w:rsidR="003669F2" w:rsidRDefault="003669F2">
      <w:r>
        <w:t xml:space="preserve">At the time we are writing this book exciting events are happening in the industry. European and Chinese OEMs are battling to win supply contracts. </w:t>
      </w:r>
      <w:r w:rsidR="000A4725">
        <w:t xml:space="preserve">Vestas and GE indicated that their focus is on reliability and not </w:t>
      </w:r>
      <w:r w:rsidR="002F63ED">
        <w:t>on</w:t>
      </w:r>
      <w:r w:rsidR="000A4725">
        <w:t xml:space="preserve"> the size. They are concentrated on the 15MW platform. On the other hand SGRE </w:t>
      </w:r>
      <w:r>
        <w:t xml:space="preserve">announced the development of a 21 MW wind turbine. Chinese OEMs </w:t>
      </w:r>
      <w:r w:rsidR="000A4725">
        <w:t xml:space="preserve">installed already </w:t>
      </w:r>
      <w:r w:rsidR="002F63ED">
        <w:t>an</w:t>
      </w:r>
      <w:r w:rsidR="000A4725">
        <w:t xml:space="preserve"> 18 MW machine and are the preferred supplier for a project in German waters. </w:t>
      </w:r>
    </w:p>
    <w:p w14:paraId="257A4C9A" w14:textId="5424875A" w:rsidR="000A4725" w:rsidRDefault="008D15AF">
      <w:ins w:id="0" w:author="Augusto Bustamante" w:date="2024-07-13T21:05:00Z" w16du:dateUtc="2024-07-13T19:05:00Z">
        <w:r>
          <w:t xml:space="preserve">Sebastian works for more than 15 years in the offshore wind industry in the risk </w:t>
        </w:r>
        <w:proofErr w:type="spellStart"/>
        <w:r>
          <w:t>ans</w:t>
        </w:r>
        <w:proofErr w:type="spellEnd"/>
        <w:r>
          <w:t xml:space="preserve"> ins</w:t>
        </w:r>
      </w:ins>
      <w:ins w:id="1" w:author="Augusto Bustamante" w:date="2024-07-13T21:06:00Z" w16du:dateUtc="2024-07-13T19:06:00Z">
        <w:r>
          <w:t>urance management.</w:t>
        </w:r>
      </w:ins>
    </w:p>
    <w:p w14:paraId="571FBED3" w14:textId="0531B4DD" w:rsidR="00722686" w:rsidRDefault="003669F2">
      <w:pPr>
        <w:rPr>
          <w:ins w:id="2" w:author="Augusto Bustamante" w:date="2024-07-13T21:05:00Z" w16du:dateUtc="2024-07-13T19:05:00Z"/>
        </w:rPr>
      </w:pPr>
      <w:r>
        <w:t xml:space="preserve">Augusto is </w:t>
      </w:r>
      <w:proofErr w:type="spellStart"/>
      <w:ins w:id="3" w:author="Augusto Bustamante" w:date="2024-07-13T21:06:00Z" w16du:dateUtc="2024-07-13T19:06:00Z">
        <w:r w:rsidR="008D15AF">
          <w:t>a</w:t>
        </w:r>
      </w:ins>
      <w:del w:id="4" w:author="Augusto Bustamante" w:date="2024-07-13T21:06:00Z" w16du:dateUtc="2024-07-13T19:06:00Z">
        <w:r w:rsidR="00722686" w:rsidDel="008D15AF">
          <w:delText xml:space="preserve">am </w:delText>
        </w:r>
      </w:del>
      <w:r w:rsidR="00722686">
        <w:t>mechanical</w:t>
      </w:r>
      <w:proofErr w:type="spellEnd"/>
      <w:r w:rsidR="00722686">
        <w:t xml:space="preserve"> engineer who started to work in the risk and insurance management for </w:t>
      </w:r>
      <w:proofErr w:type="spellStart"/>
      <w:r w:rsidR="00722686">
        <w:t>a</w:t>
      </w:r>
      <w:proofErr w:type="spellEnd"/>
      <w:r w:rsidR="00722686">
        <w:t xml:space="preserve"> energy supplier. </w:t>
      </w:r>
    </w:p>
    <w:p w14:paraId="264D76CD" w14:textId="77777777" w:rsidR="008D15AF" w:rsidRDefault="008D15AF"/>
    <w:p w14:paraId="63BB4D98" w14:textId="690C17E9" w:rsidR="00722686" w:rsidRDefault="00722686">
      <w:r>
        <w:t xml:space="preserve">Our motivation is to clarify the reader the different </w:t>
      </w:r>
      <w:proofErr w:type="spellStart"/>
      <w:r>
        <w:t>an</w:t>
      </w:r>
      <w:proofErr w:type="spellEnd"/>
      <w:r>
        <w:t xml:space="preserve"> nuanced aspects of the risk and insurance management of offshore wind farms. There is almost no literature about this topic. Some important work has been written for the oil and gas industry by David </w:t>
      </w:r>
      <w:ins w:id="5" w:author="Augusto Bustamante" w:date="2024-07-13T14:22:00Z" w16du:dateUtc="2024-07-13T12:22:00Z">
        <w:r w:rsidR="00D875B9">
          <w:t>W</w:t>
        </w:r>
      </w:ins>
      <w:del w:id="6" w:author="Augusto Bustamante" w:date="2024-07-13T14:22:00Z" w16du:dateUtc="2024-07-13T12:22:00Z">
        <w:r w:rsidDel="00D875B9">
          <w:delText>S</w:delText>
        </w:r>
      </w:del>
      <w:r>
        <w:t xml:space="preserve">. </w:t>
      </w:r>
      <w:ins w:id="7" w:author="Augusto Bustamante" w:date="2024-07-13T14:22:00Z" w16du:dateUtc="2024-07-13T12:22:00Z">
        <w:r w:rsidR="00D875B9">
          <w:t>Sharp.</w:t>
        </w:r>
      </w:ins>
    </w:p>
    <w:p w14:paraId="3B3258D7" w14:textId="6CED7CC9" w:rsidR="00722686" w:rsidRDefault="003669F2">
      <w:r>
        <w:t xml:space="preserve">We have seen that team members of the technical teams </w:t>
      </w:r>
      <w:r w:rsidR="002F63ED">
        <w:t xml:space="preserve">have </w:t>
      </w:r>
      <w:r>
        <w:t>various misconceptions about insurance topics</w:t>
      </w:r>
      <w:r w:rsidR="002F63ED">
        <w:t xml:space="preserve"> or simply did not know how the insurance program including the Construction All Risk Policy works. That is absolutely not their fault. Insurance is a complex topic, which a simply word can change the cover. For us has not been easy, as well. We had to read and re-read contract clauses, discuss internally and with lawyers and brokers. Sometimes having not a straight conclusion. </w:t>
      </w:r>
    </w:p>
    <w:p w14:paraId="5361CA8A" w14:textId="118E527A" w:rsidR="000A4725" w:rsidRDefault="000A4725">
      <w:r>
        <w:t>We want to bring the reader the experience collected.</w:t>
      </w:r>
    </w:p>
    <w:p w14:paraId="69AD9C04" w14:textId="160C1B1A" w:rsidR="00722686" w:rsidRDefault="00722686">
      <w:r>
        <w:t xml:space="preserve">We want to take you through </w:t>
      </w:r>
      <w:r w:rsidR="002F63ED">
        <w:t>an</w:t>
      </w:r>
      <w:r>
        <w:t xml:space="preserve"> exciting world of risk and insurance management of offshore wind farms. </w:t>
      </w:r>
    </w:p>
    <w:p w14:paraId="3AA2D698" w14:textId="6725DC12" w:rsidR="00722686" w:rsidRDefault="00722686">
      <w:r>
        <w:t>We have been lucky to be part of an incredible journey through the world of risk and insurance management of offshore wind farms. Development, construction</w:t>
      </w:r>
      <w:r w:rsidR="002F63ED">
        <w:t>,</w:t>
      </w:r>
      <w:r>
        <w:t xml:space="preserve"> and operations phases. </w:t>
      </w:r>
    </w:p>
    <w:p w14:paraId="7BAD941E" w14:textId="392598E8" w:rsidR="00722686" w:rsidRPr="008D15AF" w:rsidRDefault="000A4725">
      <w:r>
        <w:t>The costs of insurance are relatively low in comparison with the rest of the lots</w:t>
      </w:r>
      <w:r w:rsidR="00132B1A">
        <w:t xml:space="preserve"> e.g. the supply of the Wind Turbines or Foundations</w:t>
      </w:r>
      <w:r>
        <w:t xml:space="preserve">, however the consequences </w:t>
      </w:r>
      <w:r w:rsidR="00132B1A">
        <w:t xml:space="preserve">of a not comprehensive insurance cover could costs the project developer expensive. </w:t>
      </w:r>
    </w:p>
    <w:p w14:paraId="39E50C1D" w14:textId="77777777" w:rsidR="003669F2" w:rsidRDefault="003669F2"/>
    <w:p w14:paraId="3AB03141" w14:textId="4E9F839B" w:rsidR="00132B1A" w:rsidRDefault="00132B1A">
      <w:r>
        <w:t>We will bring you with us through an exciting journey</w:t>
      </w:r>
      <w:r w:rsidR="00650BBE">
        <w:t>, where we share with you our experiences and we hope you will learn more about insurance and risk management.</w:t>
      </w:r>
    </w:p>
    <w:p w14:paraId="03719121" w14:textId="77777777" w:rsidR="00132B1A" w:rsidRDefault="00132B1A"/>
    <w:p w14:paraId="63F5825E" w14:textId="74093E3F" w:rsidR="00650BBE" w:rsidRDefault="00650BBE">
      <w:pPr>
        <w:rPr>
          <w:ins w:id="8" w:author="Augusto Bustamante" w:date="2024-07-13T14:23:00Z" w16du:dateUtc="2024-07-13T12:23:00Z"/>
        </w:rPr>
      </w:pPr>
      <w:r>
        <w:t xml:space="preserve">To make it more fun, in this book, we will bring you with us as an insurance and risk management team member. Our objective with this book is to bring you as close as possible to our daily work, and we hope, that as it is for us, that you enjoy it and probably learn something. </w:t>
      </w:r>
    </w:p>
    <w:p w14:paraId="1FBB0E09" w14:textId="77777777" w:rsidR="00D875B9" w:rsidRDefault="00D875B9">
      <w:pPr>
        <w:rPr>
          <w:ins w:id="9" w:author="Augusto Bustamante" w:date="2024-07-13T14:23:00Z" w16du:dateUtc="2024-07-13T12:23:00Z"/>
        </w:rPr>
      </w:pPr>
    </w:p>
    <w:p w14:paraId="1922F55D" w14:textId="1611C655" w:rsidR="00D875B9" w:rsidDel="000A0D5A" w:rsidRDefault="00D875B9">
      <w:pPr>
        <w:rPr>
          <w:del w:id="10" w:author="Augusto Bustamante" w:date="2024-07-13T17:47:00Z" w16du:dateUtc="2024-07-13T15:47:00Z"/>
        </w:rPr>
      </w:pPr>
    </w:p>
    <w:p w14:paraId="74C7E1F4" w14:textId="7F6CF835" w:rsidR="00650BBE" w:rsidDel="000A0D5A" w:rsidRDefault="00C10C3C">
      <w:pPr>
        <w:rPr>
          <w:del w:id="11" w:author="Augusto Bustamante" w:date="2024-07-13T17:47:00Z" w16du:dateUtc="2024-07-13T15:47:00Z"/>
        </w:rPr>
      </w:pPr>
      <w:del w:id="12" w:author="Augusto Bustamante" w:date="2024-07-13T17:47:00Z" w16du:dateUtc="2024-07-13T15:47:00Z">
        <w:r w:rsidDel="000A0D5A">
          <w:lastRenderedPageBreak/>
          <w:delText>To reach our objective, we have chose an hypothetical project, which has already an area in the economical zone. That means, that auction to win the area is not part of this scenario.</w:delText>
        </w:r>
      </w:del>
    </w:p>
    <w:p w14:paraId="405AC42F" w14:textId="44924B32" w:rsidR="00C10C3C" w:rsidDel="000A0D5A" w:rsidRDefault="00C10C3C">
      <w:pPr>
        <w:rPr>
          <w:del w:id="13" w:author="Augusto Bustamante" w:date="2024-07-13T17:47:00Z" w16du:dateUtc="2024-07-13T15:47:00Z"/>
        </w:rPr>
      </w:pPr>
      <w:del w:id="14" w:author="Augusto Bustamante" w:date="2024-07-13T17:47:00Z" w16du:dateUtc="2024-07-13T15:47:00Z">
        <w:r w:rsidDel="000A0D5A">
          <w:delText xml:space="preserve">The capacity of the project is 2 GW which will comprise of </w:delText>
        </w:r>
        <w:r w:rsidR="009D6A28" w:rsidDel="000A0D5A">
          <w:delText xml:space="preserve">15 MW </w:delText>
        </w:r>
        <w:r w:rsidDel="000A0D5A">
          <w:delText xml:space="preserve">X Wind Turbine Generators (WTGs), </w:delText>
        </w:r>
        <w:r w:rsidR="009D6A28" w:rsidDel="000A0D5A">
          <w:delText xml:space="preserve">foundations including </w:delText>
        </w:r>
        <w:r w:rsidR="00A73556" w:rsidDel="000A0D5A">
          <w:delText>transition piece less m</w:delText>
        </w:r>
        <w:r w:rsidR="009D6A28" w:rsidDel="000A0D5A">
          <w:delText xml:space="preserve">onopiles, inter array cables, </w:delText>
        </w:r>
        <w:r w:rsidDel="000A0D5A">
          <w:delText>a</w:delText>
        </w:r>
        <w:r w:rsidR="009D6A28" w:rsidDel="000A0D5A">
          <w:delText>n</w:delText>
        </w:r>
        <w:r w:rsidDel="000A0D5A">
          <w:delText xml:space="preserve"> </w:delText>
        </w:r>
        <w:r w:rsidR="009D6A28" w:rsidDel="000A0D5A">
          <w:delText xml:space="preserve">offshore </w:delText>
        </w:r>
        <w:r w:rsidDel="000A0D5A">
          <w:delText xml:space="preserve">HVDC converter station, </w:delText>
        </w:r>
        <w:r w:rsidR="009D6A28" w:rsidDel="000A0D5A">
          <w:delText xml:space="preserve"> export cable, an onshore substation and a onshore control room. The annual production of the OWF is X GWh, with a total revenue of X EUR.</w:delText>
        </w:r>
      </w:del>
    </w:p>
    <w:p w14:paraId="7375C82C" w14:textId="0CCB02D2" w:rsidR="00C10C3C" w:rsidDel="000A0D5A" w:rsidRDefault="00C10C3C">
      <w:pPr>
        <w:rPr>
          <w:del w:id="15" w:author="Augusto Bustamante" w:date="2024-07-13T17:47:00Z" w16du:dateUtc="2024-07-13T15:47:00Z"/>
        </w:rPr>
      </w:pPr>
      <w:del w:id="16" w:author="Augusto Bustamante" w:date="2024-07-13T17:47:00Z" w16du:dateUtc="2024-07-13T15:47:00Z">
        <w:r w:rsidDel="000A0D5A">
          <w:delText>At the time of writing this book, 15MW WTG are already being constructed in project in Europe</w:delText>
        </w:r>
        <w:r w:rsidR="009D6A28" w:rsidDel="000A0D5A">
          <w:delText xml:space="preserve"> and are entering into serial production. Vestas received the Type Certificate in XX day (include reference). </w:delText>
        </w:r>
      </w:del>
    </w:p>
    <w:p w14:paraId="2C44A3E3" w14:textId="43551A0B" w:rsidR="009D6A28" w:rsidDel="000A0D5A" w:rsidRDefault="009D6A28">
      <w:pPr>
        <w:rPr>
          <w:del w:id="17" w:author="Augusto Bustamante" w:date="2024-07-13T17:47:00Z" w16du:dateUtc="2024-07-13T15:47:00Z"/>
        </w:rPr>
      </w:pPr>
      <w:del w:id="18" w:author="Augusto Bustamante" w:date="2024-07-13T17:47:00Z" w16du:dateUtc="2024-07-13T15:47:00Z">
        <w:r w:rsidDel="000A0D5A">
          <w:delText xml:space="preserve">In addition, the Russia war against Ucraine is ongoing and does not seem to have an end. </w:delText>
        </w:r>
      </w:del>
    </w:p>
    <w:p w14:paraId="5CE7F7CF" w14:textId="759E862E" w:rsidR="009D6A28" w:rsidDel="000A0D5A" w:rsidRDefault="009D6A28">
      <w:pPr>
        <w:rPr>
          <w:del w:id="19" w:author="Augusto Bustamante" w:date="2024-07-13T17:47:00Z" w16du:dateUtc="2024-07-13T15:47:00Z"/>
        </w:rPr>
      </w:pPr>
      <w:del w:id="20" w:author="Augusto Bustamante" w:date="2024-07-13T17:47:00Z" w16du:dateUtc="2024-07-13T15:47:00Z">
        <w:r w:rsidDel="000A0D5A">
          <w:delText xml:space="preserve">12.07.2024 Nato has accused China to be enabler of the war against Ucraine. We are mentioned this, since this is part of Geopolitical risks. </w:delText>
        </w:r>
      </w:del>
    </w:p>
    <w:p w14:paraId="2A01C2AE" w14:textId="5D8E9084" w:rsidR="00EA3334" w:rsidDel="000A0D5A" w:rsidRDefault="00EA3334">
      <w:pPr>
        <w:rPr>
          <w:del w:id="21" w:author="Augusto Bustamante" w:date="2024-07-13T17:47:00Z" w16du:dateUtc="2024-07-13T15:47:00Z"/>
        </w:rPr>
      </w:pPr>
    </w:p>
    <w:p w14:paraId="408EEA66" w14:textId="70B48050" w:rsidR="00EA3334" w:rsidDel="000A0D5A" w:rsidRDefault="00EA3334">
      <w:pPr>
        <w:rPr>
          <w:del w:id="22" w:author="Augusto Bustamante" w:date="2024-07-13T17:47:00Z" w16du:dateUtc="2024-07-13T15:47:00Z"/>
        </w:rPr>
      </w:pPr>
      <w:del w:id="23" w:author="Augusto Bustamante" w:date="2024-07-13T14:23:00Z" w16du:dateUtc="2024-07-13T12:23:00Z">
        <w:r w:rsidDel="00D875B9">
          <w:delText xml:space="preserve">Russiche Schiffe </w:delText>
        </w:r>
      </w:del>
      <w:del w:id="24" w:author="Augusto Bustamante" w:date="2024-07-13T17:47:00Z" w16du:dateUtc="2024-07-13T15:47:00Z">
        <w:r w:rsidDel="000A0D5A">
          <w:delText>in Neatherland</w:delText>
        </w:r>
      </w:del>
    </w:p>
    <w:p w14:paraId="10514E91" w14:textId="77777777" w:rsidR="000A0D5A" w:rsidRDefault="000A0D5A" w:rsidP="000A0D5A">
      <w:pPr>
        <w:rPr>
          <w:ins w:id="25" w:author="Augusto Bustamante" w:date="2024-07-13T17:47:00Z" w16du:dateUtc="2024-07-13T15:47:00Z"/>
        </w:rPr>
      </w:pPr>
      <w:ins w:id="26" w:author="Augusto Bustamante" w:date="2024-07-13T17:47:00Z" w16du:dateUtc="2024-07-13T15:47:00Z">
        <w:r>
          <w:t>Hypothetical Scenario</w:t>
        </w:r>
      </w:ins>
    </w:p>
    <w:p w14:paraId="1A3FC042" w14:textId="77777777" w:rsidR="000A0D5A" w:rsidRDefault="000A0D5A" w:rsidP="000A0D5A">
      <w:pPr>
        <w:rPr>
          <w:ins w:id="27" w:author="Augusto Bustamante" w:date="2024-07-13T17:47:00Z" w16du:dateUtc="2024-07-13T15:47:00Z"/>
        </w:rPr>
      </w:pPr>
      <w:ins w:id="28" w:author="Augusto Bustamante" w:date="2024-07-13T17:47:00Z" w16du:dateUtc="2024-07-13T15:47:00Z">
        <w:r>
          <w:t xml:space="preserve">To reach our objective, we have </w:t>
        </w:r>
        <w:proofErr w:type="spellStart"/>
        <w:r>
          <w:t>chose</w:t>
        </w:r>
        <w:proofErr w:type="spellEnd"/>
        <w:r>
          <w:t xml:space="preserve"> an hypothetical project, which has already an area in the </w:t>
        </w:r>
        <w:proofErr w:type="spellStart"/>
        <w:r>
          <w:t>economical</w:t>
        </w:r>
        <w:proofErr w:type="spellEnd"/>
        <w:r>
          <w:t xml:space="preserve"> zone. That means, that auction to win the area is not part of this scenario.</w:t>
        </w:r>
      </w:ins>
    </w:p>
    <w:p w14:paraId="283118D6" w14:textId="77777777" w:rsidR="000A0D5A" w:rsidRDefault="000A0D5A" w:rsidP="000A0D5A">
      <w:pPr>
        <w:rPr>
          <w:ins w:id="29" w:author="Augusto Bustamante" w:date="2024-07-13T17:52:00Z" w16du:dateUtc="2024-07-13T15:52:00Z"/>
        </w:rPr>
      </w:pPr>
      <w:ins w:id="30" w:author="Augusto Bustamante" w:date="2024-07-13T17:47:00Z" w16du:dateUtc="2024-07-13T15:47:00Z">
        <w:r>
          <w:t xml:space="preserve">The capacity of the project is 2 GW which will comprise of 15 MW X Wind Turbine Generators (WTGs), foundations including transition piece less monopiles, inter array cables, an offshore HVDC converter </w:t>
        </w:r>
      </w:ins>
      <w:ins w:id="31" w:author="Augusto Bustamante" w:date="2024-07-13T17:51:00Z" w16du:dateUtc="2024-07-13T15:51:00Z">
        <w:r>
          <w:t>station, export</w:t>
        </w:r>
      </w:ins>
      <w:ins w:id="32" w:author="Augusto Bustamante" w:date="2024-07-13T17:47:00Z" w16du:dateUtc="2024-07-13T15:47:00Z">
        <w:r>
          <w:t xml:space="preserve"> cable, an onshore substation and </w:t>
        </w:r>
        <w:proofErr w:type="spellStart"/>
        <w:r>
          <w:t>a</w:t>
        </w:r>
        <w:proofErr w:type="spellEnd"/>
        <w:r>
          <w:t xml:space="preserve"> onshore control room. </w:t>
        </w:r>
      </w:ins>
    </w:p>
    <w:p w14:paraId="1ABF6491" w14:textId="5C89A94F" w:rsidR="000A0D5A" w:rsidRDefault="000A0D5A" w:rsidP="000A0D5A">
      <w:pPr>
        <w:rPr>
          <w:ins w:id="33" w:author="Augusto Bustamante" w:date="2024-07-13T17:47:00Z" w16du:dateUtc="2024-07-13T15:47:00Z"/>
        </w:rPr>
      </w:pPr>
      <w:ins w:id="34" w:author="Augusto Bustamante" w:date="2024-07-13T17:47:00Z" w16du:dateUtc="2024-07-13T15:47:00Z">
        <w:r>
          <w:t>The annual production of the OWF is X GWh, with a total revenue of X EUR.</w:t>
        </w:r>
      </w:ins>
    </w:p>
    <w:p w14:paraId="3B81D82E" w14:textId="1B05A636" w:rsidR="000A0D5A" w:rsidRDefault="000A0D5A" w:rsidP="000A0D5A">
      <w:pPr>
        <w:rPr>
          <w:ins w:id="35" w:author="Augusto Bustamante" w:date="2024-07-13T17:47:00Z" w16du:dateUtc="2024-07-13T15:47:00Z"/>
        </w:rPr>
      </w:pPr>
      <w:ins w:id="36" w:author="Augusto Bustamante" w:date="2024-07-13T17:47:00Z" w16du:dateUtc="2024-07-13T15:47:00Z">
        <w:r>
          <w:t>At the time of writing this book, 15MW WTG are already being constructed in project in Europe and are entering into serial production. Vestas received the Type Certificate in XX day (include reference) and SGRE on this date.</w:t>
        </w:r>
      </w:ins>
    </w:p>
    <w:p w14:paraId="71AE02C6" w14:textId="0E8F08D8" w:rsidR="000A0D5A" w:rsidRDefault="000A0D5A" w:rsidP="000A0D5A">
      <w:pPr>
        <w:rPr>
          <w:ins w:id="37" w:author="Augusto Bustamante" w:date="2024-07-13T17:50:00Z" w16du:dateUtc="2024-07-13T15:50:00Z"/>
        </w:rPr>
      </w:pPr>
      <w:ins w:id="38" w:author="Augusto Bustamante" w:date="2024-07-13T17:48:00Z" w16du:dateUtc="2024-07-13T15:48:00Z">
        <w:r>
          <w:t xml:space="preserve">The OWF is close enough to other OWF, in which if needed personnel can </w:t>
        </w:r>
      </w:ins>
      <w:ins w:id="39" w:author="Augusto Bustamante" w:date="2024-07-13T17:49:00Z" w16du:dateUtc="2024-07-13T15:49:00Z">
        <w:r>
          <w:t xml:space="preserve">sleep over in the Offshore </w:t>
        </w:r>
        <w:proofErr w:type="spellStart"/>
        <w:r>
          <w:t>Subtation</w:t>
        </w:r>
        <w:proofErr w:type="spellEnd"/>
        <w:r>
          <w:t xml:space="preserve"> Platform</w:t>
        </w:r>
      </w:ins>
      <w:ins w:id="40" w:author="Augusto Bustamante" w:date="2024-07-13T17:50:00Z" w16du:dateUtc="2024-07-13T15:50:00Z">
        <w:r>
          <w:t>.</w:t>
        </w:r>
      </w:ins>
    </w:p>
    <w:p w14:paraId="5FE0D240" w14:textId="32DC783C" w:rsidR="000A0D5A" w:rsidRDefault="000A0D5A" w:rsidP="000A0D5A">
      <w:pPr>
        <w:rPr>
          <w:ins w:id="41" w:author="Augusto Bustamante" w:date="2024-07-13T17:47:00Z" w16du:dateUtc="2024-07-13T15:47:00Z"/>
        </w:rPr>
      </w:pPr>
      <w:ins w:id="42" w:author="Augusto Bustamante" w:date="2024-07-13T17:50:00Z" w16du:dateUtc="2024-07-13T15:50:00Z">
        <w:r>
          <w:t xml:space="preserve">Close the OWF in Construction a Gas Pipeline is located. </w:t>
        </w:r>
      </w:ins>
    </w:p>
    <w:p w14:paraId="7F4F3DD1" w14:textId="2289C3D9" w:rsidR="000A0D5A" w:rsidRDefault="000A0D5A" w:rsidP="000A0D5A">
      <w:pPr>
        <w:rPr>
          <w:ins w:id="43" w:author="Augusto Bustamante" w:date="2024-07-13T17:47:00Z" w16du:dateUtc="2024-07-13T15:47:00Z"/>
        </w:rPr>
      </w:pPr>
      <w:ins w:id="44" w:author="Augusto Bustamante" w:date="2024-07-13T17:47:00Z" w16du:dateUtc="2024-07-13T15:47:00Z">
        <w:r>
          <w:t xml:space="preserve">In addition, the Russia war against </w:t>
        </w:r>
      </w:ins>
      <w:ins w:id="45" w:author="Augusto Bustamante" w:date="2024-07-13T17:51:00Z" w16du:dateUtc="2024-07-13T15:51:00Z">
        <w:r>
          <w:t>Ukraine</w:t>
        </w:r>
      </w:ins>
      <w:ins w:id="46" w:author="Augusto Bustamante" w:date="2024-07-13T17:47:00Z" w16du:dateUtc="2024-07-13T15:47:00Z">
        <w:r>
          <w:t xml:space="preserve"> is ongoing and does not seem to have an end. </w:t>
        </w:r>
      </w:ins>
    </w:p>
    <w:p w14:paraId="1E03645A" w14:textId="77777777" w:rsidR="000A0D5A" w:rsidRDefault="000A0D5A" w:rsidP="000A0D5A">
      <w:pPr>
        <w:rPr>
          <w:ins w:id="47" w:author="Augusto Bustamante" w:date="2024-07-13T17:47:00Z" w16du:dateUtc="2024-07-13T15:47:00Z"/>
        </w:rPr>
      </w:pPr>
      <w:ins w:id="48" w:author="Augusto Bustamante" w:date="2024-07-13T17:47:00Z" w16du:dateUtc="2024-07-13T15:47:00Z">
        <w:r>
          <w:t xml:space="preserve">12.07.2024 </w:t>
        </w:r>
        <w:proofErr w:type="spellStart"/>
        <w:r>
          <w:t>Nato</w:t>
        </w:r>
        <w:proofErr w:type="spellEnd"/>
        <w:r>
          <w:t xml:space="preserve"> has accused China to be enabler of the war against Ucraine. We are mentioned this, since this is part of Geopolitical risks. </w:t>
        </w:r>
      </w:ins>
    </w:p>
    <w:p w14:paraId="032D9A0E" w14:textId="77777777" w:rsidR="000A0D5A" w:rsidRDefault="000A0D5A" w:rsidP="000A0D5A">
      <w:pPr>
        <w:rPr>
          <w:ins w:id="49" w:author="Augusto Bustamante" w:date="2024-07-13T17:47:00Z" w16du:dateUtc="2024-07-13T15:47:00Z"/>
        </w:rPr>
      </w:pPr>
    </w:p>
    <w:p w14:paraId="077BB7E6" w14:textId="77777777" w:rsidR="000A0D5A" w:rsidRDefault="000A0D5A" w:rsidP="000A0D5A">
      <w:pPr>
        <w:rPr>
          <w:ins w:id="50" w:author="Augusto Bustamante" w:date="2024-07-13T17:47:00Z" w16du:dateUtc="2024-07-13T15:47:00Z"/>
        </w:rPr>
      </w:pPr>
      <w:proofErr w:type="spellStart"/>
      <w:ins w:id="51" w:author="Augusto Bustamante" w:date="2024-07-13T17:47:00Z" w16du:dateUtc="2024-07-13T15:47:00Z">
        <w:r>
          <w:t>russian</w:t>
        </w:r>
        <w:proofErr w:type="spellEnd"/>
        <w:r>
          <w:t xml:space="preserve"> ships in </w:t>
        </w:r>
        <w:proofErr w:type="spellStart"/>
        <w:r>
          <w:t>Neatherlands</w:t>
        </w:r>
        <w:proofErr w:type="spellEnd"/>
        <w:r>
          <w:t xml:space="preserve"> offshore wind farm.</w:t>
        </w:r>
      </w:ins>
    </w:p>
    <w:p w14:paraId="08B10279" w14:textId="77777777" w:rsidR="009E07B5" w:rsidRDefault="009E07B5"/>
    <w:p w14:paraId="0B06E89C" w14:textId="7B74C7C7" w:rsidR="009E07B5" w:rsidRDefault="009E07B5">
      <w:r>
        <w:t>Insurance</w:t>
      </w:r>
    </w:p>
    <w:p w14:paraId="71281D78" w14:textId="251F7FA3" w:rsidR="009E07B5" w:rsidRDefault="009E07B5">
      <w:pPr>
        <w:rPr>
          <w:ins w:id="52" w:author="Augusto Bustamante" w:date="2024-07-13T17:52:00Z" w16du:dateUtc="2024-07-13T15:52:00Z"/>
        </w:rPr>
      </w:pPr>
      <w:r>
        <w:t xml:space="preserve">Insurance as a concept has ancient origins, dating back to early human societies where mutual aid and communal support systems were common. The earliest known insurance practices can be traced to the Code of Hammurabi in Babylon around 1750 BC, which included provisions for merchants to receive loans to finance shipments with the understanding that the lender would cancel the loan if </w:t>
      </w:r>
      <w:r>
        <w:lastRenderedPageBreak/>
        <w:t>the shipment was lost or stolen. In ancient China, merchants spreading their cargo across multiple ships to reduce the risk of loss represents another form of early risk management. Similarly, in ancient Greece and Rome, maritime loans functioned as a form of insurance for sea voyages, where lenders absorbed the losses if ships were lost at sea. These early practices laid the groundwork for more formalized insurance systems, which evolved significantly in the 17th century with the establishment of the first insurance company, Lloyd's of London, which became synonymous with marine insurance. This marked the beginning of modern insurance practices, providing structured financial protection against various risks and uncertainties.</w:t>
      </w:r>
    </w:p>
    <w:p w14:paraId="7436C250" w14:textId="39104AA1" w:rsidR="000A0D5A" w:rsidRDefault="000A0D5A">
      <w:ins w:id="53" w:author="Augusto Bustamante" w:date="2024-07-13T17:52:00Z" w16du:dateUtc="2024-07-13T15:52:00Z">
        <w:r>
          <w:t>The law of big numbers.</w:t>
        </w:r>
      </w:ins>
    </w:p>
    <w:p w14:paraId="525D23F3" w14:textId="2E682F77" w:rsidR="00294A4D" w:rsidRDefault="00487F50" w:rsidP="006E7E79">
      <w:pPr>
        <w:pStyle w:val="NormalWeb"/>
      </w:pPr>
      <w:r>
        <w:t>The origins of insurance</w:t>
      </w:r>
      <w:r w:rsidR="00294A4D">
        <w:t xml:space="preserve"> in the offshore wind industry</w:t>
      </w:r>
      <w:r>
        <w:t xml:space="preserve"> </w:t>
      </w:r>
      <w:r w:rsidR="00294A4D">
        <w:t xml:space="preserve">is based </w:t>
      </w:r>
      <w:r>
        <w:t>in the oil and gas sector</w:t>
      </w:r>
      <w:r w:rsidR="006E7E79">
        <w:t xml:space="preserve">. </w:t>
      </w:r>
      <w:r w:rsidR="00D51EE2">
        <w:t xml:space="preserve">The insurance market has played a crucial role in the development of the oil and gas industry, </w:t>
      </w:r>
      <w:r w:rsidR="00294A4D">
        <w:t xml:space="preserve">as it is now also in the offshore wind industry, </w:t>
      </w:r>
      <w:r w:rsidR="00D51EE2">
        <w:t xml:space="preserve">providing essential risk transfer solutions and financial protection for companies, shareholders, and the environment[2]. </w:t>
      </w:r>
    </w:p>
    <w:p w14:paraId="0CE2ECB4" w14:textId="3FFC0065" w:rsidR="006E7E79" w:rsidRDefault="00294A4D" w:rsidP="006E7E79">
      <w:pPr>
        <w:pStyle w:val="NormalWeb"/>
      </w:pPr>
      <w:r>
        <w:t>As the exploration and extraction of oil and gas involved significant financial investments and substantial risks, companies sought ways to mitigate potential losses. The development of specialized insurance products, such as Construction All Risk (CAR) and Operational All Risk (OAR) insurance, became essential. CAR insurance emerged to cover risks during the construction phase</w:t>
      </w:r>
      <w:del w:id="54" w:author="Augusto Bustamante" w:date="2024-07-13T13:59:00Z" w16du:dateUtc="2024-07-13T11:59:00Z">
        <w:r w:rsidDel="00D1071D">
          <w:delText xml:space="preserve"> of oil and gas projects</w:delText>
        </w:r>
      </w:del>
      <w:r>
        <w:t xml:space="preserve">, protecting against physical damage and loss due to unforeseen events like natural disasters or accidents. </w:t>
      </w:r>
      <w:r w:rsidR="00F43EB9" w:rsidRPr="00F43EB9">
        <w:rPr>
          <w:highlight w:val="yellow"/>
        </w:rPr>
        <w:t>D</w:t>
      </w:r>
      <w:r w:rsidR="00CF5DFD">
        <w:rPr>
          <w:highlight w:val="yellow"/>
        </w:rPr>
        <w:t xml:space="preserve">elay in </w:t>
      </w:r>
      <w:r w:rsidR="00F43EB9" w:rsidRPr="00F43EB9">
        <w:rPr>
          <w:highlight w:val="yellow"/>
        </w:rPr>
        <w:t>S</w:t>
      </w:r>
      <w:r w:rsidR="00CF5DFD">
        <w:rPr>
          <w:highlight w:val="yellow"/>
        </w:rPr>
        <w:t>tart-Up (DSU)</w:t>
      </w:r>
      <w:r w:rsidR="00F43EB9">
        <w:t xml:space="preserve"> </w:t>
      </w:r>
      <w:r w:rsidR="008D7875">
        <w:t xml:space="preserve">is a </w:t>
      </w:r>
      <w:r w:rsidR="00CF5DFD" w:rsidRPr="00CF5DFD">
        <w:t xml:space="preserve">specialized cover designed to mitigate the financial losses resulting from delays in project completion due to physical damage or other insured events during the construction or installation phase. </w:t>
      </w:r>
      <w:del w:id="55" w:author="Augusto Bustamante" w:date="2024-07-13T14:00:00Z" w16du:dateUtc="2024-07-13T12:00:00Z">
        <w:r w:rsidR="00CF5DFD" w:rsidDel="00D1071D">
          <w:delText xml:space="preserve">This </w:delText>
        </w:r>
        <w:r w:rsidR="00CF5DFD" w:rsidRPr="00CF5DFD" w:rsidDel="00D1071D">
          <w:delText>insurance</w:delText>
        </w:r>
        <w:r w:rsidR="00CF5DFD" w:rsidDel="00D1071D">
          <w:delText xml:space="preserve"> product</w:delText>
        </w:r>
        <w:r w:rsidR="00CF5DFD" w:rsidRPr="00CF5DFD" w:rsidDel="00D1071D">
          <w:delText xml:space="preserve"> typically covers lost revenue, ongoing fixed costs, and additional financing expenses that may arise when a project's operational start date is postponed.</w:delText>
        </w:r>
        <w:r w:rsidR="003C149F" w:rsidDel="00D1071D">
          <w:delText xml:space="preserve"> </w:delText>
        </w:r>
      </w:del>
      <w:r>
        <w:t>OAR insurance</w:t>
      </w:r>
      <w:r w:rsidR="003C149F">
        <w:t xml:space="preserve"> </w:t>
      </w:r>
      <w:del w:id="56" w:author="Augusto Bustamante" w:date="2024-07-13T14:01:00Z" w16du:dateUtc="2024-07-13T12:01:00Z">
        <w:r w:rsidDel="00D1071D">
          <w:delText xml:space="preserve">was designed to </w:delText>
        </w:r>
      </w:del>
      <w:r>
        <w:t>cover</w:t>
      </w:r>
      <w:ins w:id="57" w:author="Augusto Bustamante" w:date="2024-07-13T14:01:00Z" w16du:dateUtc="2024-07-13T12:01:00Z">
        <w:r w:rsidR="00D1071D">
          <w:t>s</w:t>
        </w:r>
      </w:ins>
      <w:r>
        <w:t xml:space="preserve"> operational risks once the projects </w:t>
      </w:r>
      <w:del w:id="58" w:author="Augusto Bustamante" w:date="2024-07-13T14:01:00Z" w16du:dateUtc="2024-07-13T12:01:00Z">
        <w:r w:rsidDel="00D1071D">
          <w:delText xml:space="preserve">were </w:delText>
        </w:r>
      </w:del>
      <w:ins w:id="59" w:author="Augusto Bustamante" w:date="2024-07-13T14:01:00Z" w16du:dateUtc="2024-07-13T12:01:00Z">
        <w:r w:rsidR="00D1071D">
          <w:t xml:space="preserve">are </w:t>
        </w:r>
      </w:ins>
      <w:r>
        <w:t>up and running, including equipment breakdowns, production interruptions, and property damage.</w:t>
      </w:r>
      <w:r w:rsidR="00CF5DFD">
        <w:t xml:space="preserve"> </w:t>
      </w:r>
    </w:p>
    <w:p w14:paraId="2C70E28B" w14:textId="5006EB33" w:rsidR="00D51EE2" w:rsidRDefault="003C149F" w:rsidP="00D51EE2">
      <w:pPr>
        <w:pStyle w:val="NormalWeb"/>
      </w:pPr>
      <w:del w:id="60" w:author="Augusto Bustamante" w:date="2024-07-13T00:51:00Z" w16du:dateUtc="2024-07-12T22:51:00Z">
        <w:r w:rsidDel="008D7875">
          <w:delText xml:space="preserve">In the </w:delText>
        </w:r>
      </w:del>
      <w:del w:id="61" w:author="Augusto Bustamante" w:date="2024-07-13T00:53:00Z" w16du:dateUtc="2024-07-12T22:53:00Z">
        <w:r w:rsidDel="007349D4">
          <w:delText xml:space="preserve">construction and operation of oil and gas vessels are needed. </w:delText>
        </w:r>
      </w:del>
      <w:moveToRangeStart w:id="62" w:author="Augusto Bustamante" w:date="2024-07-13T00:53:00Z" w:name="move171724396"/>
      <w:moveTo w:id="63" w:author="Augusto Bustamante" w:date="2024-07-13T00:53:00Z" w16du:dateUtc="2024-07-12T22:53:00Z">
        <w:r w:rsidR="007349D4">
          <w:t xml:space="preserve">Marine insurance also plays a critical role in the </w:t>
        </w:r>
        <w:del w:id="64" w:author="Augusto Bustamante" w:date="2024-07-13T00:53:00Z" w16du:dateUtc="2024-07-12T22:53:00Z">
          <w:r w:rsidR="007349D4" w:rsidDel="007349D4">
            <w:delText>offshore</w:delText>
          </w:r>
        </w:del>
      </w:moveTo>
      <w:ins w:id="65" w:author="Augusto Bustamante" w:date="2024-07-13T00:53:00Z" w16du:dateUtc="2024-07-12T22:53:00Z">
        <w:r w:rsidR="007349D4">
          <w:t>oil and gas</w:t>
        </w:r>
      </w:ins>
      <w:moveTo w:id="66" w:author="Augusto Bustamante" w:date="2024-07-13T00:53:00Z" w16du:dateUtc="2024-07-12T22:53:00Z">
        <w:r w:rsidR="007349D4">
          <w:t xml:space="preserve"> </w:t>
        </w:r>
        <w:del w:id="67" w:author="Augusto Bustamante" w:date="2024-07-13T00:53:00Z" w16du:dateUtc="2024-07-12T22:53:00Z">
          <w:r w:rsidR="007349D4" w:rsidDel="007349D4">
            <w:delText xml:space="preserve">wind </w:delText>
          </w:r>
        </w:del>
        <w:r w:rsidR="007349D4">
          <w:t xml:space="preserve">sector, covering vessels used for the transportation of equipment and personnel, as well as those involved in maintenance and support operations. </w:t>
        </w:r>
        <w:del w:id="68" w:author="Augusto Bustamante" w:date="2024-07-13T00:53:00Z" w16du:dateUtc="2024-07-12T22:53:00Z">
          <w:r w:rsidR="007349D4" w:rsidDel="007349D4">
            <w:delText xml:space="preserve">This includes coverage for damage or loss during transit and liabilities arising from maritime operations. </w:delText>
          </w:r>
        </w:del>
      </w:moveTo>
      <w:moveToRangeEnd w:id="62"/>
      <w:del w:id="69" w:author="Augusto Bustamante" w:date="2024-07-13T00:53:00Z" w16du:dateUtc="2024-07-12T22:53:00Z">
        <w:r w:rsidDel="007349D4">
          <w:delText xml:space="preserve">Going from </w:delText>
        </w:r>
        <w:r w:rsidRPr="003C149F" w:rsidDel="007349D4">
          <w:rPr>
            <w:highlight w:val="yellow"/>
          </w:rPr>
          <w:delText>X</w:delText>
        </w:r>
        <w:r w:rsidDel="007349D4">
          <w:delText xml:space="preserve"> to tug vessels. </w:delText>
        </w:r>
      </w:del>
      <w:r w:rsidR="006E7E79">
        <w:t xml:space="preserve">Marine insurance policies were developed to protect against the loss or damage of ships, cargo, and liabilities during transit. Lloyd's of London played a significant role in pioneering marine insurance for the oil and gas industry, offering coverage for tankers and other vessels. </w:t>
      </w:r>
      <w:r w:rsidR="00D51EE2">
        <w:t xml:space="preserve">For </w:t>
      </w:r>
      <w:r w:rsidR="006E7E79">
        <w:t xml:space="preserve">the </w:t>
      </w:r>
      <w:r w:rsidR="00D51EE2">
        <w:t xml:space="preserve">vessels involved in </w:t>
      </w:r>
      <w:r w:rsidR="006E7E79">
        <w:t xml:space="preserve">the construction and operation of </w:t>
      </w:r>
      <w:r w:rsidR="00D51EE2">
        <w:t xml:space="preserve">oil and gas </w:t>
      </w:r>
      <w:r w:rsidR="006E7E79">
        <w:t>projects</w:t>
      </w:r>
      <w:r w:rsidR="00D51EE2">
        <w:t>, specific coverages like Hull and Machinery</w:t>
      </w:r>
      <w:ins w:id="70" w:author="Augusto Bustamante" w:date="2024-07-13T00:52:00Z" w16du:dateUtc="2024-07-12T22:52:00Z">
        <w:r w:rsidR="007349D4">
          <w:t xml:space="preserve"> (H&amp;M)</w:t>
        </w:r>
      </w:ins>
      <w:r w:rsidR="00D51EE2">
        <w:t xml:space="preserve"> insurance protect against physical damage, while Protection and Indemnity (P&amp;I) insurance covers third-party liabilities. </w:t>
      </w:r>
    </w:p>
    <w:p w14:paraId="1EE04769" w14:textId="716EB1DE" w:rsidR="008D7875" w:rsidDel="008D7875" w:rsidRDefault="008D7875" w:rsidP="00D51EE2">
      <w:pPr>
        <w:pStyle w:val="NormalWeb"/>
        <w:rPr>
          <w:del w:id="71" w:author="Augusto Bustamante" w:date="2024-07-13T00:50:00Z" w16du:dateUtc="2024-07-12T22:50:00Z"/>
        </w:rPr>
      </w:pPr>
      <w:ins w:id="72" w:author="Augusto Bustamante" w:date="2024-07-13T00:49:00Z" w16du:dateUtc="2024-07-12T22:49:00Z">
        <w:r w:rsidRPr="008D7875">
          <w:t>Like their counterparts in oil and gas, offshore wind projects involve significant investments and face substantial risks, necessitating robust insurance solutions.</w:t>
        </w:r>
        <w:r>
          <w:t xml:space="preserve"> </w:t>
        </w:r>
      </w:ins>
      <w:r w:rsidR="00BE3E0D">
        <w:t>T</w:t>
      </w:r>
      <w:r w:rsidR="00D51EE2">
        <w:t xml:space="preserve">he offshore wind industry has adopted similar insurance </w:t>
      </w:r>
      <w:r w:rsidR="00BE3E0D">
        <w:t>programs</w:t>
      </w:r>
      <w:r w:rsidR="00D51EE2">
        <w:t xml:space="preserve"> to those used in the oil and gas sector. Offshore wind projects utilize Construction All Risk insurance</w:t>
      </w:r>
      <w:ins w:id="73" w:author="Augusto Bustamante" w:date="2024-07-13T00:47:00Z" w16du:dateUtc="2024-07-12T22:47:00Z">
        <w:r>
          <w:t>,</w:t>
        </w:r>
      </w:ins>
      <w:r w:rsidR="00D51EE2">
        <w:t xml:space="preserve"> </w:t>
      </w:r>
      <w:del w:id="74" w:author="Augusto Bustamante" w:date="2024-07-13T00:47:00Z" w16du:dateUtc="2024-07-12T22:47:00Z">
        <w:r w:rsidR="00D51EE2" w:rsidDel="008D7875">
          <w:delText xml:space="preserve">covering risks such as damage to turbines, foundations, and cables </w:delText>
        </w:r>
        <w:r w:rsidDel="008D7875">
          <w:delText>due to adverse weather conditions, accidents, or other unforeseen events.</w:delText>
        </w:r>
        <w:r w:rsidRPr="008D7875" w:rsidDel="008D7875">
          <w:delText xml:space="preserve"> </w:delText>
        </w:r>
        <w:r w:rsidDel="008D7875">
          <w:delText>DSU cover is usually taken out being a Lenders requirement.</w:delText>
        </w:r>
      </w:del>
    </w:p>
    <w:p w14:paraId="4BDCA87F" w14:textId="0F359E9D" w:rsidR="00D51EE2" w:rsidDel="00956ADC" w:rsidRDefault="00D51EE2" w:rsidP="00D51EE2">
      <w:pPr>
        <w:pStyle w:val="NormalWeb"/>
        <w:rPr>
          <w:del w:id="75" w:author="Augusto Bustamante" w:date="2024-07-13T00:54:00Z" w16du:dateUtc="2024-07-12T22:54:00Z"/>
        </w:rPr>
      </w:pPr>
      <w:del w:id="76" w:author="Augusto Bustamante" w:date="2024-07-13T00:47:00Z" w16du:dateUtc="2024-07-12T22:47:00Z">
        <w:r w:rsidRPr="008D7875" w:rsidDel="008D7875">
          <w:delText xml:space="preserve">during </w:delText>
        </w:r>
        <w:r w:rsidR="00294A4D" w:rsidRPr="008D7875" w:rsidDel="008D7875">
          <w:delText xml:space="preserve">the </w:delText>
        </w:r>
        <w:r w:rsidRPr="008D7875" w:rsidDel="008D7875">
          <w:delText>construction</w:delText>
        </w:r>
        <w:r w:rsidR="00294A4D" w:rsidRPr="008D7875" w:rsidDel="008D7875">
          <w:delText xml:space="preserve"> phase including a product called “extended mainten</w:delText>
        </w:r>
        <w:r w:rsidR="006E7E79" w:rsidRPr="008D7875" w:rsidDel="008D7875">
          <w:delText>an</w:delText>
        </w:r>
        <w:r w:rsidR="00294A4D" w:rsidRPr="008D7875" w:rsidDel="008D7875">
          <w:delText xml:space="preserve">ce”, which covers defects and damage that may occur after construction is completed but </w:delText>
        </w:r>
        <w:r w:rsidR="006E7E79" w:rsidRPr="008D7875" w:rsidDel="008D7875">
          <w:delText xml:space="preserve">were </w:delText>
        </w:r>
        <w:r w:rsidR="00294A4D" w:rsidRPr="008D7875" w:rsidDel="008D7875">
          <w:delText xml:space="preserve">originated </w:delText>
        </w:r>
        <w:r w:rsidR="00294A4D" w:rsidRPr="008D7875" w:rsidDel="008D7875">
          <w:lastRenderedPageBreak/>
          <w:delText>during the period when the Contractor was additional insured under the CAR policy.</w:delText>
        </w:r>
        <w:r w:rsidR="00294A4D" w:rsidRPr="008D7875" w:rsidDel="008D7875">
          <w:rPr>
            <w:strike/>
          </w:rPr>
          <w:delText xml:space="preserve"> </w:delText>
        </w:r>
      </w:del>
      <w:r w:rsidR="003C149F">
        <w:t>DSU</w:t>
      </w:r>
      <w:ins w:id="77" w:author="Augusto Bustamante" w:date="2024-07-13T00:50:00Z" w16du:dateUtc="2024-07-12T22:50:00Z">
        <w:r w:rsidR="008D7875">
          <w:t xml:space="preserve">, </w:t>
        </w:r>
      </w:ins>
      <w:del w:id="78" w:author="Augusto Bustamante" w:date="2024-07-13T00:50:00Z" w16du:dateUtc="2024-07-12T22:50:00Z">
        <w:r w:rsidR="003C149F" w:rsidDel="008D7875">
          <w:delText xml:space="preserve"> cover is usually taken out being a Lenders requirement. </w:delText>
        </w:r>
      </w:del>
      <w:ins w:id="79" w:author="Augusto Bustamante" w:date="2024-07-13T00:50:00Z" w16du:dateUtc="2024-07-12T22:50:00Z">
        <w:r w:rsidR="008D7875">
          <w:t>a</w:t>
        </w:r>
      </w:ins>
      <w:del w:id="80" w:author="Augusto Bustamante" w:date="2024-07-13T00:50:00Z" w16du:dateUtc="2024-07-12T22:50:00Z">
        <w:r w:rsidR="006E7E79" w:rsidDel="008D7875">
          <w:delText>A</w:delText>
        </w:r>
      </w:del>
      <w:r w:rsidR="006E7E79">
        <w:t>dditionally, specialized coverages for vessels involved in offshore wind construction, such as installation vessels, mirror those used in the oil and gas industry.</w:t>
      </w:r>
      <w:r w:rsidR="00BE3E0D">
        <w:t xml:space="preserve"> </w:t>
      </w:r>
      <w:r>
        <w:t xml:space="preserve">Once operational, wind farms typically employ Operational All Risk policies to protect against physical damage and business interruption. </w:t>
      </w:r>
      <w:ins w:id="81" w:author="Augusto Bustamante" w:date="2024-07-13T00:50:00Z" w16du:dateUtc="2024-07-12T22:50:00Z">
        <w:r w:rsidR="008D7875">
          <w:t>In the O&amp;M phase, the vessels used have as</w:t>
        </w:r>
      </w:ins>
      <w:ins w:id="82" w:author="Augusto Bustamante" w:date="2024-07-13T00:51:00Z" w16du:dateUtc="2024-07-12T22:51:00Z">
        <w:r w:rsidR="008D7875">
          <w:t xml:space="preserve"> well H&amp;M and P&amp;I insurance cover.</w:t>
        </w:r>
      </w:ins>
    </w:p>
    <w:p w14:paraId="1B4A63A2" w14:textId="77777777" w:rsidR="00956ADC" w:rsidRDefault="00956ADC" w:rsidP="00D51EE2">
      <w:pPr>
        <w:pStyle w:val="NormalWeb"/>
        <w:rPr>
          <w:ins w:id="83" w:author="Augusto Bustamante" w:date="2024-07-13T14:43:00Z" w16du:dateUtc="2024-07-13T12:43:00Z"/>
        </w:rPr>
      </w:pPr>
    </w:p>
    <w:p w14:paraId="50FD25BD" w14:textId="5DD3812E" w:rsidR="005862E2" w:rsidDel="007349D4" w:rsidRDefault="00956ADC" w:rsidP="005862E2">
      <w:pPr>
        <w:pStyle w:val="NormalWeb"/>
        <w:rPr>
          <w:del w:id="84" w:author="Augusto Bustamante" w:date="2024-07-13T00:54:00Z" w16du:dateUtc="2024-07-12T22:54:00Z"/>
        </w:rPr>
      </w:pPr>
      <w:ins w:id="85" w:author="Augusto Bustamante" w:date="2024-07-13T14:44:00Z" w16du:dateUtc="2024-07-13T12:44:00Z">
        <w:r>
          <w:t xml:space="preserve">One additional common topic between oil and gas and offshore wind industry is the </w:t>
        </w:r>
      </w:ins>
      <w:ins w:id="86" w:author="Augusto Bustamante" w:date="2024-07-13T17:54:00Z" w16du:dateUtc="2024-07-13T15:54:00Z">
        <w:r w:rsidR="000A0D5A">
          <w:t>use of f</w:t>
        </w:r>
      </w:ins>
      <w:ins w:id="87" w:author="Augusto Bustamante" w:date="2024-07-13T14:43:00Z" w16du:dateUtc="2024-07-13T12:43:00Z">
        <w:r w:rsidRPr="00956ADC">
          <w:t xml:space="preserve">loating </w:t>
        </w:r>
      </w:ins>
      <w:ins w:id="88" w:author="Augusto Bustamante" w:date="2024-07-13T17:54:00Z" w16du:dateUtc="2024-07-13T15:54:00Z">
        <w:r w:rsidR="000A0D5A">
          <w:t>platforms</w:t>
        </w:r>
      </w:ins>
      <w:ins w:id="89" w:author="Augusto Bustamante" w:date="2024-07-13T14:44:00Z" w16du:dateUtc="2024-07-13T12:44:00Z">
        <w:r>
          <w:t>.</w:t>
        </w:r>
      </w:ins>
      <w:ins w:id="90" w:author="Augusto Bustamante" w:date="2024-07-13T14:43:00Z" w16du:dateUtc="2024-07-13T12:43:00Z">
        <w:r w:rsidRPr="00956ADC">
          <w:t xml:space="preserve"> offshore wind </w:t>
        </w:r>
      </w:ins>
      <w:ins w:id="91" w:author="Augusto Bustamante" w:date="2024-07-13T17:54:00Z" w16du:dateUtc="2024-07-13T15:54:00Z">
        <w:r w:rsidR="000A0D5A">
          <w:t xml:space="preserve">floating wind turbines technology </w:t>
        </w:r>
      </w:ins>
      <w:ins w:id="92" w:author="Augusto Bustamante" w:date="2024-07-13T14:43:00Z" w16du:dateUtc="2024-07-13T12:43:00Z">
        <w:r w:rsidRPr="00956ADC">
          <w:t xml:space="preserve">is similar </w:t>
        </w:r>
      </w:ins>
      <w:ins w:id="93" w:author="Augusto Bustamante" w:date="2024-07-13T17:55:00Z" w16du:dateUtc="2024-07-13T15:55:00Z">
        <w:r w:rsidR="000A0D5A">
          <w:t>and in some cases based on</w:t>
        </w:r>
      </w:ins>
      <w:ins w:id="94" w:author="Augusto Bustamante" w:date="2024-07-13T14:43:00Z" w16du:dateUtc="2024-07-13T12:43:00Z">
        <w:r w:rsidRPr="00956ADC">
          <w:t xml:space="preserve"> </w:t>
        </w:r>
      </w:ins>
      <w:ins w:id="95" w:author="Augusto Bustamante" w:date="2024-07-13T17:57:00Z" w16du:dateUtc="2024-07-13T15:57:00Z">
        <w:r w:rsidR="00714F85">
          <w:t xml:space="preserve">technology such as the </w:t>
        </w:r>
      </w:ins>
      <w:ins w:id="96" w:author="Augusto Bustamante" w:date="2024-07-13T14:43:00Z" w16du:dateUtc="2024-07-13T12:43:00Z">
        <w:r w:rsidRPr="00956ADC">
          <w:t xml:space="preserve">semi-submersible rigs </w:t>
        </w:r>
      </w:ins>
      <w:ins w:id="97" w:author="Augusto Bustamante" w:date="2024-07-13T17:57:00Z" w16du:dateUtc="2024-07-13T15:57:00Z">
        <w:r w:rsidR="00714F85">
          <w:t xml:space="preserve">used </w:t>
        </w:r>
      </w:ins>
      <w:ins w:id="98" w:author="Augusto Bustamante" w:date="2024-07-13T14:43:00Z" w16du:dateUtc="2024-07-13T12:43:00Z">
        <w:r w:rsidRPr="00956ADC">
          <w:t>in oil and gas</w:t>
        </w:r>
      </w:ins>
      <w:ins w:id="99" w:author="Augusto Bustamante" w:date="2024-07-13T17:57:00Z" w16du:dateUtc="2024-07-13T15:57:00Z">
        <w:r w:rsidR="00714F85">
          <w:t xml:space="preserve"> industry</w:t>
        </w:r>
      </w:ins>
      <w:ins w:id="100" w:author="Augusto Bustamante" w:date="2024-07-13T14:43:00Z" w16du:dateUtc="2024-07-13T12:43:00Z">
        <w:r w:rsidRPr="00956ADC">
          <w:t xml:space="preserve">. Both industries face significant risks, including harsh weather conditions and logistical challenges. </w:t>
        </w:r>
      </w:ins>
      <w:ins w:id="101" w:author="Augusto Bustamante" w:date="2024-07-13T14:47:00Z" w16du:dateUtc="2024-07-13T12:47:00Z">
        <w:r>
          <w:t xml:space="preserve">Insurers are looking very </w:t>
        </w:r>
      </w:ins>
      <w:ins w:id="102" w:author="Augusto Bustamante" w:date="2024-07-13T17:55:00Z" w16du:dateUtc="2024-07-13T15:55:00Z">
        <w:r w:rsidR="00714F85">
          <w:t>closely</w:t>
        </w:r>
      </w:ins>
      <w:ins w:id="103" w:author="Augusto Bustamante" w:date="2024-07-13T14:48:00Z" w16du:dateUtc="2024-07-13T12:48:00Z">
        <w:r>
          <w:t xml:space="preserve"> to what problems are facing the current installed prototypes and relatively small floating offshore wind farms. </w:t>
        </w:r>
      </w:ins>
      <w:ins w:id="104" w:author="Augusto Bustamante" w:date="2024-07-13T17:58:00Z" w16du:dateUtc="2024-07-13T15:58:00Z">
        <w:r w:rsidR="00714F85">
          <w:t xml:space="preserve">They are prototypical. And that is something an Underwriter </w:t>
        </w:r>
      </w:ins>
      <w:ins w:id="105" w:author="Augusto Bustamante" w:date="2024-07-13T17:59:00Z" w16du:dateUtc="2024-07-13T15:59:00Z">
        <w:r w:rsidR="00714F85">
          <w:t xml:space="preserve">is carefully with. </w:t>
        </w:r>
      </w:ins>
      <w:ins w:id="106" w:author="Augusto Bustamante" w:date="2024-07-13T14:50:00Z" w16du:dateUtc="2024-07-13T12:50:00Z">
        <w:r>
          <w:t xml:space="preserve">There </w:t>
        </w:r>
      </w:ins>
      <w:ins w:id="107" w:author="Augusto Bustamante" w:date="2024-07-13T17:55:00Z" w16du:dateUtc="2024-07-13T15:55:00Z">
        <w:r w:rsidR="00714F85">
          <w:t>are</w:t>
        </w:r>
      </w:ins>
      <w:ins w:id="108" w:author="Augusto Bustamante" w:date="2024-07-13T14:50:00Z" w16du:dateUtc="2024-07-13T12:50:00Z">
        <w:r>
          <w:t xml:space="preserve"> discussion</w:t>
        </w:r>
      </w:ins>
      <w:ins w:id="109" w:author="Augusto Bustamante" w:date="2024-07-13T17:55:00Z" w16du:dateUtc="2024-07-13T15:55:00Z">
        <w:r w:rsidR="00714F85">
          <w:t>s</w:t>
        </w:r>
      </w:ins>
      <w:ins w:id="110" w:author="Augusto Bustamante" w:date="2024-07-13T14:50:00Z" w16du:dateUtc="2024-07-13T12:50:00Z">
        <w:r>
          <w:t xml:space="preserve"> about </w:t>
        </w:r>
      </w:ins>
      <w:ins w:id="111" w:author="Augusto Bustamante" w:date="2024-07-13T17:56:00Z" w16du:dateUtc="2024-07-13T15:56:00Z">
        <w:r w:rsidR="00714F85">
          <w:t>the design and the standardization of the floating platforms</w:t>
        </w:r>
      </w:ins>
      <w:ins w:id="112" w:author="Augusto Bustamante" w:date="2024-07-13T17:57:00Z" w16du:dateUtc="2024-07-13T15:57:00Z">
        <w:r w:rsidR="00714F85">
          <w:t>.</w:t>
        </w:r>
      </w:ins>
      <w:ins w:id="113" w:author="Augusto Bustamante" w:date="2024-07-13T17:56:00Z" w16du:dateUtc="2024-07-13T15:56:00Z">
        <w:r w:rsidR="00714F85">
          <w:t xml:space="preserve"> </w:t>
        </w:r>
      </w:ins>
      <w:ins w:id="114" w:author="Augusto Bustamante" w:date="2024-07-13T17:59:00Z" w16du:dateUtc="2024-07-13T15:59:00Z">
        <w:r w:rsidR="00714F85">
          <w:t xml:space="preserve">Some critical components as the </w:t>
        </w:r>
      </w:ins>
      <w:ins w:id="115" w:author="Augusto Bustamante" w:date="2024-07-13T18:00:00Z" w16du:dateUtc="2024-07-13T16:00:00Z">
        <w:r w:rsidR="00714F85">
          <w:t xml:space="preserve">Inter Array Cables, use a special technology </w:t>
        </w:r>
        <w:proofErr w:type="spellStart"/>
        <w:r w:rsidR="00714F85">
          <w:t>know</w:t>
        </w:r>
        <w:proofErr w:type="spellEnd"/>
        <w:r w:rsidR="00714F85">
          <w:t xml:space="preserve"> as Dynamic Power Cables, since the platforms are not fixed in the bottom of the </w:t>
        </w:r>
      </w:ins>
      <w:ins w:id="116" w:author="Augusto Bustamante" w:date="2024-07-13T18:01:00Z" w16du:dateUtc="2024-07-13T16:01:00Z">
        <w:r w:rsidR="00714F85">
          <w:t>seabed</w:t>
        </w:r>
      </w:ins>
      <w:ins w:id="117" w:author="Augusto Bustamante" w:date="2024-07-13T18:00:00Z" w16du:dateUtc="2024-07-13T16:00:00Z">
        <w:r w:rsidR="00714F85">
          <w:t xml:space="preserve"> but move </w:t>
        </w:r>
      </w:ins>
      <w:ins w:id="118" w:author="Augusto Bustamante" w:date="2024-07-13T18:01:00Z" w16du:dateUtc="2024-07-13T16:01:00Z">
        <w:r w:rsidR="00714F85">
          <w:t xml:space="preserve">around. </w:t>
        </w:r>
      </w:ins>
      <w:ins w:id="119" w:author="Augusto Bustamante" w:date="2024-07-13T17:56:00Z" w16du:dateUtc="2024-07-13T15:56:00Z">
        <w:r w:rsidR="00714F85">
          <w:t>Insurers are agreeing to grant</w:t>
        </w:r>
      </w:ins>
      <w:ins w:id="120" w:author="Augusto Bustamante" w:date="2024-07-13T14:50:00Z" w16du:dateUtc="2024-07-13T12:50:00Z">
        <w:r>
          <w:t xml:space="preserve"> London Engineering Group (LEG) </w:t>
        </w:r>
      </w:ins>
      <w:ins w:id="121" w:author="Augusto Bustamante" w:date="2024-07-13T18:01:00Z" w16du:dateUtc="2024-07-13T16:01:00Z">
        <w:r w:rsidR="00714F85">
          <w:t xml:space="preserve">2 </w:t>
        </w:r>
      </w:ins>
      <w:ins w:id="122" w:author="Augusto Bustamante" w:date="2024-07-13T14:50:00Z" w16du:dateUtc="2024-07-13T12:50:00Z">
        <w:r>
          <w:t xml:space="preserve">Design Exclusion, which limits the </w:t>
        </w:r>
      </w:ins>
      <w:ins w:id="123" w:author="Augusto Bustamante" w:date="2024-07-13T14:51:00Z" w16du:dateUtc="2024-07-13T12:51:00Z">
        <w:r>
          <w:t xml:space="preserve">cover provided by the insurance. </w:t>
        </w:r>
      </w:ins>
      <w:ins w:id="124" w:author="Augusto Bustamante" w:date="2024-07-13T14:53:00Z" w16du:dateUtc="2024-07-13T12:53:00Z">
        <w:r w:rsidR="00A21FE1">
          <w:t>In addition, logistics including ports availability affect</w:t>
        </w:r>
      </w:ins>
      <w:ins w:id="125" w:author="Augusto Bustamante" w:date="2024-07-13T15:39:00Z" w16du:dateUtc="2024-07-13T13:39:00Z">
        <w:r w:rsidR="009676D6">
          <w:t>s</w:t>
        </w:r>
      </w:ins>
      <w:ins w:id="126" w:author="Augusto Bustamante" w:date="2024-07-13T14:53:00Z" w16du:dateUtc="2024-07-13T12:53:00Z">
        <w:r w:rsidR="00A21FE1">
          <w:t xml:space="preserve"> how the insurers perceive risks related to business interruption for example in the ca</w:t>
        </w:r>
      </w:ins>
      <w:ins w:id="127" w:author="Augusto Bustamante" w:date="2024-07-13T14:54:00Z" w16du:dateUtc="2024-07-13T12:54:00Z">
        <w:r w:rsidR="00A21FE1">
          <w:t>se of a Major Component Exchange.</w:t>
        </w:r>
      </w:ins>
      <w:del w:id="128" w:author="Augusto Bustamante" w:date="2024-07-13T00:48:00Z" w16du:dateUtc="2024-07-12T22:48:00Z">
        <w:r w:rsidR="005862E2" w:rsidRPr="008D7875" w:rsidDel="008D7875">
          <w:delText xml:space="preserve">A similar approach has been adopted in the offshore wind sector, which has seen rapid growth in recent years. </w:delText>
        </w:r>
      </w:del>
      <w:del w:id="129" w:author="Augusto Bustamante" w:date="2024-07-13T00:49:00Z" w16du:dateUtc="2024-07-12T22:49:00Z">
        <w:r w:rsidR="005862E2" w:rsidRPr="008D7875" w:rsidDel="008D7875">
          <w:delText xml:space="preserve">Like their counterparts in oil and gas, offshore wind projects involve significant investments and face substantial risks, necessitating robust insurance solutions. </w:delText>
        </w:r>
      </w:del>
      <w:del w:id="130" w:author="Augusto Bustamante" w:date="2024-07-13T00:48:00Z" w16du:dateUtc="2024-07-12T22:48:00Z">
        <w:r w:rsidR="005862E2" w:rsidRPr="008D7875" w:rsidDel="008D7875">
          <w:delText>Construction All Risk (CAR) insurance is vital during the construction phase of offshore wind farms,</w:delText>
        </w:r>
        <w:r w:rsidR="005862E2" w:rsidRPr="008D7875" w:rsidDel="008D7875">
          <w:rPr>
            <w:strike/>
          </w:rPr>
          <w:delText xml:space="preserve"> </w:delText>
        </w:r>
        <w:r w:rsidR="005862E2" w:rsidDel="008D7875">
          <w:delText>covering risks such as damage to turbines, foundations, and electrical infrastructure due to adverse weather conditions, accidents, or other unforeseen events. Once operational, Operational All Risk (OAR) insurance protects against risks like mechanical breakdowns, production interruptions, and property damage, ensuring the continuous and efficient operation of the wind farms.</w:delText>
        </w:r>
      </w:del>
    </w:p>
    <w:p w14:paraId="1A9D9D21" w14:textId="67FB6304" w:rsidR="005862E2" w:rsidDel="007349D4" w:rsidRDefault="005862E2" w:rsidP="005862E2">
      <w:pPr>
        <w:pStyle w:val="NormalWeb"/>
        <w:rPr>
          <w:del w:id="131" w:author="Augusto Bustamante" w:date="2024-07-13T00:54:00Z" w16du:dateUtc="2024-07-12T22:54:00Z"/>
        </w:rPr>
      </w:pPr>
      <w:moveFromRangeStart w:id="132" w:author="Augusto Bustamante" w:date="2024-07-13T00:53:00Z" w:name="move171724396"/>
      <w:moveFrom w:id="133" w:author="Augusto Bustamante" w:date="2024-07-13T00:53:00Z" w16du:dateUtc="2024-07-12T22:53:00Z">
        <w:del w:id="134" w:author="Augusto Bustamante" w:date="2024-07-13T00:54:00Z" w16du:dateUtc="2024-07-12T22:54:00Z">
          <w:r w:rsidDel="007349D4">
            <w:delText xml:space="preserve">Marine insurance also plays a critical role in the offshore wind sector, covering vessels used for the transportation of equipment and personnel, as well as those involved in maintenance and support operations. This includes coverage for damage or loss during transit and liabilities arising from maritime operations. </w:delText>
          </w:r>
        </w:del>
      </w:moveFrom>
      <w:moveFromRangeEnd w:id="132"/>
      <w:del w:id="135" w:author="Augusto Bustamante" w:date="2024-07-13T00:54:00Z" w16du:dateUtc="2024-07-12T22:54:00Z">
        <w:r w:rsidDel="007349D4">
          <w:delText>The application of these comprehensive insurance strategies helps mitigate financial risks, encourages investment, and supports the sustainable growth of the offshore wind industry, much like it has done for the oil and gas sector.</w:delText>
        </w:r>
      </w:del>
    </w:p>
    <w:p w14:paraId="20AE1234" w14:textId="77777777" w:rsidR="005862E2" w:rsidRDefault="005862E2" w:rsidP="00D51EE2">
      <w:pPr>
        <w:pStyle w:val="NormalWeb"/>
      </w:pPr>
    </w:p>
    <w:p w14:paraId="028BD7F4" w14:textId="2548EB44" w:rsidR="00D51EE2" w:rsidRPr="007349D4" w:rsidDel="007349D4" w:rsidRDefault="00D51EE2" w:rsidP="00254A82">
      <w:pPr>
        <w:pStyle w:val="NormalWeb"/>
        <w:rPr>
          <w:del w:id="136" w:author="Augusto Bustamante" w:date="2024-07-13T00:54:00Z" w16du:dateUtc="2024-07-12T22:54:00Z"/>
        </w:rPr>
      </w:pPr>
      <w:del w:id="137" w:author="Augusto Bustamante" w:date="2024-07-13T00:54:00Z" w16du:dateUtc="2024-07-12T22:54:00Z">
        <w:r w:rsidRPr="007349D4" w:rsidDel="007349D4">
          <w:delText>As the offshore wind sector continues to grow,</w:delText>
        </w:r>
        <w:r w:rsidR="00254A82" w:rsidRPr="007349D4" w:rsidDel="007349D4">
          <w:delText xml:space="preserve"> and the</w:delText>
        </w:r>
        <w:r w:rsidRPr="007349D4" w:rsidDel="007349D4">
          <w:delText xml:space="preserve"> insurance providers are </w:delText>
        </w:r>
        <w:r w:rsidR="00254A82" w:rsidRPr="007349D4" w:rsidDel="007349D4">
          <w:delText>continue learning and adapting. The above-mentioned insurance programs are not static, are in continue evolution. New challenges are ahead. Turbines of 22 MW and their respective installation vessels</w:delText>
        </w:r>
        <w:r w:rsidR="003C149F" w:rsidRPr="007349D4" w:rsidDel="007349D4">
          <w:delText>, which would have repercusions in the property damage</w:delText>
        </w:r>
        <w:r w:rsidR="00254A82" w:rsidRPr="007349D4" w:rsidDel="007349D4">
          <w:delText>. Supply chain bottlnecks</w:delText>
        </w:r>
        <w:r w:rsidR="003C149F" w:rsidRPr="007349D4" w:rsidDel="007349D4">
          <w:delText xml:space="preserve"> due to the high demand</w:delText>
        </w:r>
        <w:r w:rsidR="00254A82" w:rsidRPr="007349D4" w:rsidDel="007349D4">
          <w:delText xml:space="preserve"> for electrical components as transformers</w:delText>
        </w:r>
        <w:r w:rsidR="003C149F" w:rsidRPr="007349D4" w:rsidDel="007349D4">
          <w:delText xml:space="preserve">, switchgears, which would have repercussions in the DSU or business interrumption. </w:delText>
        </w:r>
      </w:del>
    </w:p>
    <w:p w14:paraId="3D85E840" w14:textId="7A361B08" w:rsidR="00D875B9" w:rsidRDefault="00D875B9" w:rsidP="00254A82">
      <w:pPr>
        <w:pStyle w:val="NormalWeb"/>
        <w:rPr>
          <w:ins w:id="138" w:author="Augusto Bustamante" w:date="2024-07-13T14:30:00Z" w16du:dateUtc="2024-07-13T12:30:00Z"/>
        </w:rPr>
      </w:pPr>
      <w:ins w:id="139" w:author="Augusto Bustamante" w:date="2024-07-13T14:30:00Z" w16du:dateUtc="2024-07-13T12:30:00Z">
        <w:r w:rsidRPr="00D875B9">
          <w:lastRenderedPageBreak/>
          <w:t xml:space="preserve">As the offshore wind </w:t>
        </w:r>
      </w:ins>
      <w:ins w:id="140" w:author="Augusto Bustamante" w:date="2024-07-13T18:01:00Z" w16du:dateUtc="2024-07-13T16:01:00Z">
        <w:r w:rsidR="00714F85">
          <w:t xml:space="preserve">fix-bottom </w:t>
        </w:r>
      </w:ins>
      <w:ins w:id="141" w:author="Augusto Bustamante" w:date="2024-07-13T14:30:00Z" w16du:dateUtc="2024-07-13T12:30:00Z">
        <w:r w:rsidRPr="00D875B9">
          <w:t xml:space="preserve">sector </w:t>
        </w:r>
      </w:ins>
      <w:ins w:id="142" w:author="Augusto Bustamante" w:date="2024-07-13T14:39:00Z" w16du:dateUtc="2024-07-13T12:39:00Z">
        <w:r w:rsidR="0066798C">
          <w:t>already has some critical</w:t>
        </w:r>
      </w:ins>
      <w:ins w:id="143" w:author="Augusto Bustamante" w:date="2024-07-13T15:40:00Z" w16du:dateUtc="2024-07-13T13:40:00Z">
        <w:r w:rsidR="009676D6">
          <w:t xml:space="preserve"> mass</w:t>
        </w:r>
      </w:ins>
      <w:ins w:id="144" w:author="Augusto Bustamante" w:date="2024-07-13T14:30:00Z" w16du:dateUtc="2024-07-13T12:30:00Z">
        <w:r w:rsidRPr="00D875B9">
          <w:t xml:space="preserve">, </w:t>
        </w:r>
      </w:ins>
      <w:ins w:id="145" w:author="Augusto Bustamante" w:date="2024-07-13T15:40:00Z" w16du:dateUtc="2024-07-13T13:40:00Z">
        <w:r w:rsidR="009676D6">
          <w:t>insurers</w:t>
        </w:r>
      </w:ins>
      <w:ins w:id="146" w:author="Augusto Bustamante" w:date="2024-07-13T14:30:00Z" w16du:dateUtc="2024-07-13T12:30:00Z">
        <w:r w:rsidRPr="00D875B9">
          <w:t xml:space="preserve"> are continuously learning and adapting. The insurance programs mentioned earlier are not set in stone; they are in a state of constant evolution to address emerging challenges. Insurers sometimes reduce coverage to the detriment of project owners, introducing exclusions </w:t>
        </w:r>
      </w:ins>
      <w:ins w:id="147" w:author="Augusto Bustamante" w:date="2024-07-13T15:41:00Z" w16du:dateUtc="2024-07-13T13:41:00Z">
        <w:r w:rsidR="009676D6">
          <w:t>such as</w:t>
        </w:r>
      </w:ins>
      <w:ins w:id="148" w:author="Augusto Bustamante" w:date="2024-07-13T14:30:00Z" w16du:dateUtc="2024-07-13T12:30:00Z">
        <w:r w:rsidRPr="00D875B9">
          <w:t xml:space="preserve"> the Cable Protection System (CPS) Exclusion JRC XX, motivated by losses in various offshore wind farms in 2021. But the insurers are not just the ones who learn and adapt. Project owners and contractors have learned from CPS damage, implementing better designs and mitigation measures. Consequently, some underwriters have started to reconsider and not exclude CPS in </w:t>
        </w:r>
        <w:r>
          <w:t>the CAR and OAR policies, o</w:t>
        </w:r>
      </w:ins>
      <w:ins w:id="149" w:author="Augusto Bustamante" w:date="2024-07-13T14:31:00Z" w16du:dateUtc="2024-07-13T12:31:00Z">
        <w:r>
          <w:t>r to soften the wording used.</w:t>
        </w:r>
      </w:ins>
    </w:p>
    <w:p w14:paraId="722C42C5" w14:textId="1FA0C83E" w:rsidR="00254A82" w:rsidRDefault="003C149F" w:rsidP="00254A82">
      <w:pPr>
        <w:pStyle w:val="NormalWeb"/>
        <w:rPr>
          <w:ins w:id="150" w:author="Augusto Bustamante" w:date="2024-07-13T14:25:00Z" w16du:dateUtc="2024-07-13T12:25:00Z"/>
        </w:rPr>
      </w:pPr>
      <w:del w:id="151" w:author="Augusto Bustamante" w:date="2024-07-13T14:30:00Z" w16du:dateUtc="2024-07-13T12:30:00Z">
        <w:r w:rsidRPr="003C149F" w:rsidDel="00D875B9">
          <w:delText xml:space="preserve">As the offshore wind sector continues to expand, insurance providers are continuously learning and adapting. The insurance programs mentioned earlier are not </w:delText>
        </w:r>
      </w:del>
      <w:del w:id="152" w:author="Augusto Bustamante" w:date="2024-07-13T14:02:00Z" w16du:dateUtc="2024-07-13T12:02:00Z">
        <w:r w:rsidRPr="003C149F" w:rsidDel="00431C92">
          <w:delText>static</w:delText>
        </w:r>
      </w:del>
      <w:del w:id="153" w:author="Augusto Bustamante" w:date="2024-07-13T14:30:00Z" w16du:dateUtc="2024-07-13T12:30:00Z">
        <w:r w:rsidRPr="003C149F" w:rsidDel="00D875B9">
          <w:delText xml:space="preserve">; they are in a state of constant evolution to address emerging challenges. </w:delText>
        </w:r>
      </w:del>
      <w:r w:rsidRPr="003C149F">
        <w:t xml:space="preserve">One such challenge is the introduction of </w:t>
      </w:r>
      <w:ins w:id="154" w:author="Augusto Bustamante" w:date="2024-07-13T14:03:00Z" w16du:dateUtc="2024-07-13T12:03:00Z">
        <w:r w:rsidR="00431C92">
          <w:t xml:space="preserve">bigger turbines such as SGRE </w:t>
        </w:r>
      </w:ins>
      <w:r w:rsidRPr="003C149F">
        <w:t>22 MW turbines</w:t>
      </w:r>
      <w:ins w:id="155" w:author="Augusto Bustamante" w:date="2024-07-13T14:03:00Z" w16du:dateUtc="2024-07-13T12:03:00Z">
        <w:r w:rsidR="00431C92">
          <w:t xml:space="preserve">, </w:t>
        </w:r>
      </w:ins>
      <w:del w:id="156" w:author="Augusto Bustamante" w:date="2024-07-13T14:03:00Z" w16du:dateUtc="2024-07-13T12:03:00Z">
        <w:r w:rsidRPr="003C149F" w:rsidDel="00431C92">
          <w:delText xml:space="preserve"> and their specialized installation vessels, </w:delText>
        </w:r>
      </w:del>
      <w:r w:rsidRPr="003C149F">
        <w:t xml:space="preserve">which could significantly impact property damage </w:t>
      </w:r>
      <w:ins w:id="157" w:author="Augusto Bustamante" w:date="2024-07-13T14:08:00Z" w16du:dateUtc="2024-07-13T12:08:00Z">
        <w:r w:rsidR="00431C92">
          <w:t xml:space="preserve">and business interruption </w:t>
        </w:r>
      </w:ins>
      <w:r w:rsidRPr="003C149F">
        <w:t xml:space="preserve">risks. </w:t>
      </w:r>
      <w:ins w:id="158" w:author="Augusto Bustamante" w:date="2024-07-13T15:44:00Z" w16du:dateUtc="2024-07-13T13:44:00Z">
        <w:r w:rsidR="009676D6">
          <w:t>Bigger tur</w:t>
        </w:r>
      </w:ins>
      <w:ins w:id="159" w:author="Augusto Bustamante" w:date="2024-07-13T15:45:00Z" w16du:dateUtc="2024-07-13T13:45:00Z">
        <w:r w:rsidR="009676D6">
          <w:t xml:space="preserve">bines will need to use bigger vessels, which requires higher costs for mobilization and demobilization. </w:t>
        </w:r>
      </w:ins>
      <w:r w:rsidRPr="003C149F">
        <w:t xml:space="preserve">Additionally, supply chain bottlenecks, driven by high demand for critical </w:t>
      </w:r>
      <w:del w:id="160" w:author="Augusto Bustamante" w:date="2024-07-13T14:15:00Z" w16du:dateUtc="2024-07-13T12:15:00Z">
        <w:r w:rsidRPr="003C149F" w:rsidDel="00F4728A">
          <w:delText xml:space="preserve">electrical </w:delText>
        </w:r>
      </w:del>
      <w:r w:rsidRPr="003C149F">
        <w:t xml:space="preserve">components </w:t>
      </w:r>
      <w:del w:id="161" w:author="Augusto Bustamante" w:date="2024-07-13T14:15:00Z" w16du:dateUtc="2024-07-13T12:15:00Z">
        <w:r w:rsidRPr="003C149F" w:rsidDel="00F4728A">
          <w:delText xml:space="preserve">like </w:delText>
        </w:r>
      </w:del>
      <w:ins w:id="162" w:author="Augusto Bustamante" w:date="2024-07-13T14:15:00Z" w16du:dateUtc="2024-07-13T12:15:00Z">
        <w:r w:rsidR="00F4728A">
          <w:t>such as cables,</w:t>
        </w:r>
        <w:r w:rsidR="00F4728A" w:rsidRPr="003C149F">
          <w:t xml:space="preserve"> </w:t>
        </w:r>
      </w:ins>
      <w:r w:rsidRPr="003C149F">
        <w:t>transformers</w:t>
      </w:r>
      <w:ins w:id="163" w:author="Augusto Bustamante" w:date="2024-07-13T14:15:00Z" w16du:dateUtc="2024-07-13T12:15:00Z">
        <w:r w:rsidR="00F4728A">
          <w:t xml:space="preserve">, </w:t>
        </w:r>
      </w:ins>
      <w:del w:id="164" w:author="Augusto Bustamante" w:date="2024-07-13T14:15:00Z" w16du:dateUtc="2024-07-13T12:15:00Z">
        <w:r w:rsidRPr="003C149F" w:rsidDel="00F4728A">
          <w:delText xml:space="preserve"> and </w:delText>
        </w:r>
      </w:del>
      <w:r w:rsidRPr="003C149F">
        <w:t>switchgears, pose substantial risks</w:t>
      </w:r>
      <w:r>
        <w:t xml:space="preserve"> in case of loss or damage, affecting the business interruption or DSU cover.</w:t>
      </w:r>
    </w:p>
    <w:p w14:paraId="28DCDAAA" w14:textId="77777777" w:rsidR="00D875B9" w:rsidRDefault="00D875B9" w:rsidP="00254A82">
      <w:pPr>
        <w:pStyle w:val="NormalWeb"/>
        <w:rPr>
          <w:ins w:id="165" w:author="Augusto Bustamante" w:date="2024-07-13T14:40:00Z" w16du:dateUtc="2024-07-13T12:40:00Z"/>
        </w:rPr>
      </w:pPr>
    </w:p>
    <w:p w14:paraId="00FBBD45" w14:textId="2754A0B6" w:rsidR="0066798C" w:rsidRDefault="0066798C" w:rsidP="00254A82">
      <w:pPr>
        <w:pStyle w:val="NormalWeb"/>
        <w:rPr>
          <w:ins w:id="166" w:author="Augusto Bustamante" w:date="2024-07-13T14:40:00Z" w16du:dateUtc="2024-07-13T12:40:00Z"/>
        </w:rPr>
      </w:pPr>
      <w:ins w:id="167" w:author="Augusto Bustamante" w:date="2024-07-13T14:40:00Z" w16du:dateUtc="2024-07-13T12:40:00Z">
        <w:r>
          <w:t>Definitions</w:t>
        </w:r>
      </w:ins>
    </w:p>
    <w:p w14:paraId="1FC7F096" w14:textId="78013199" w:rsidR="0066798C" w:rsidRDefault="0066798C" w:rsidP="00254A82">
      <w:pPr>
        <w:pStyle w:val="NormalWeb"/>
        <w:rPr>
          <w:ins w:id="168" w:author="Augusto Bustamante" w:date="2024-07-13T14:42:00Z" w16du:dateUtc="2024-07-13T12:42:00Z"/>
        </w:rPr>
      </w:pPr>
      <w:ins w:id="169" w:author="Augusto Bustamante" w:date="2024-07-13T14:40:00Z" w16du:dateUtc="2024-07-13T12:40:00Z">
        <w:r>
          <w:t xml:space="preserve">In the previous </w:t>
        </w:r>
      </w:ins>
      <w:ins w:id="170" w:author="Augusto Bustamante" w:date="2024-07-13T18:02:00Z" w16du:dateUtc="2024-07-13T16:02:00Z">
        <w:r w:rsidR="0067671B">
          <w:t>introductory section</w:t>
        </w:r>
      </w:ins>
      <w:ins w:id="171" w:author="Augusto Bustamante" w:date="2024-07-13T14:40:00Z" w16du:dateUtc="2024-07-13T12:40:00Z">
        <w:r>
          <w:t xml:space="preserve"> </w:t>
        </w:r>
      </w:ins>
      <w:ins w:id="172" w:author="Augusto Bustamante" w:date="2024-07-13T18:02:00Z" w16du:dateUtc="2024-07-13T16:02:00Z">
        <w:r w:rsidR="0067671B">
          <w:t xml:space="preserve">about </w:t>
        </w:r>
      </w:ins>
      <w:ins w:id="173" w:author="Augusto Bustamante" w:date="2024-07-13T14:40:00Z" w16du:dateUtc="2024-07-13T12:40:00Z">
        <w:r>
          <w:t>insurance and offshore wind, we have included already few words and abbreviations. If you work in the insurance industr</w:t>
        </w:r>
      </w:ins>
      <w:ins w:id="174" w:author="Augusto Bustamante" w:date="2024-07-13T14:41:00Z" w16du:dateUtc="2024-07-13T12:41:00Z">
        <w:r>
          <w:t xml:space="preserve">y as broker or underwriter, these terms </w:t>
        </w:r>
      </w:ins>
      <w:ins w:id="175" w:author="Augusto Bustamante" w:date="2024-07-13T18:03:00Z" w16du:dateUtc="2024-07-13T16:03:00Z">
        <w:r w:rsidR="0067671B">
          <w:t xml:space="preserve">are </w:t>
        </w:r>
      </w:ins>
      <w:ins w:id="176" w:author="Augusto Bustamante" w:date="2024-07-13T14:41:00Z" w16du:dateUtc="2024-07-13T12:41:00Z">
        <w:r>
          <w:t xml:space="preserve">familiar to you, however, if you are part of the technical team and have occasionally contact with your insurance colleagues, all the different </w:t>
        </w:r>
      </w:ins>
      <w:ins w:id="177" w:author="Augusto Bustamante" w:date="2024-07-13T14:42:00Z" w16du:dateUtc="2024-07-13T12:42:00Z">
        <w:r w:rsidR="00956ADC">
          <w:t>terms can be confused. That is why, here, we have prepared a list of terms that we will use in this book.</w:t>
        </w:r>
      </w:ins>
    </w:p>
    <w:p w14:paraId="04DE368B" w14:textId="4E898807" w:rsidR="005B0DBE" w:rsidRDefault="005B0DBE" w:rsidP="005B0DBE">
      <w:pPr>
        <w:pStyle w:val="NormalWeb"/>
        <w:rPr>
          <w:ins w:id="178" w:author="Augusto Bustamante" w:date="2024-07-13T16:02:00Z" w16du:dateUtc="2024-07-13T14:02:00Z"/>
        </w:rPr>
      </w:pPr>
      <w:ins w:id="179" w:author="Augusto Bustamante" w:date="2024-07-13T16:02:00Z" w16du:dateUtc="2024-07-13T14:02:00Z">
        <w:r>
          <w:t>Additional Insured: A person or entity added to an insurance policy, providing them coverage under the primary insured's policy terms.</w:t>
        </w:r>
      </w:ins>
    </w:p>
    <w:p w14:paraId="182B70E0" w14:textId="4F4F12D6" w:rsidR="005B0DBE" w:rsidRDefault="005B0DBE" w:rsidP="005B0DBE">
      <w:pPr>
        <w:pStyle w:val="NormalWeb"/>
        <w:rPr>
          <w:ins w:id="180" w:author="Augusto Bustamante" w:date="2024-07-13T16:02:00Z" w16du:dateUtc="2024-07-13T14:02:00Z"/>
        </w:rPr>
      </w:pPr>
      <w:ins w:id="181" w:author="Augusto Bustamante" w:date="2024-07-13T16:02:00Z" w16du:dateUtc="2024-07-13T14:02:00Z">
        <w:r>
          <w:t>Basis of Recovery: The method by which losses are calculated and compensated under an insurance policy, such as replacement cost or actual cash value.</w:t>
        </w:r>
      </w:ins>
    </w:p>
    <w:p w14:paraId="78DE72D3" w14:textId="2C313D3F" w:rsidR="005B0DBE" w:rsidRDefault="005B0DBE" w:rsidP="005B0DBE">
      <w:pPr>
        <w:pStyle w:val="NormalWeb"/>
        <w:rPr>
          <w:ins w:id="182" w:author="Augusto Bustamante" w:date="2024-07-13T16:02:00Z" w16du:dateUtc="2024-07-13T14:02:00Z"/>
        </w:rPr>
      </w:pPr>
      <w:ins w:id="183" w:author="Augusto Bustamante" w:date="2024-07-13T16:02:00Z" w16du:dateUtc="2024-07-13T14:02:00Z">
        <w:r>
          <w:t>Business Interruption (BI): Insurance covering the loss of income due to a halt in operations caused by insured perils.</w:t>
        </w:r>
      </w:ins>
    </w:p>
    <w:p w14:paraId="4732DC1E" w14:textId="49D118BE" w:rsidR="005B0DBE" w:rsidRDefault="005B0DBE" w:rsidP="005B0DBE">
      <w:pPr>
        <w:pStyle w:val="NormalWeb"/>
        <w:rPr>
          <w:ins w:id="184" w:author="Augusto Bustamante" w:date="2024-07-13T23:28:00Z" w16du:dateUtc="2024-07-13T21:28:00Z"/>
        </w:rPr>
      </w:pPr>
      <w:ins w:id="185" w:author="Augusto Bustamante" w:date="2024-07-13T16:02:00Z" w16du:dateUtc="2024-07-13T14:02:00Z">
        <w:r>
          <w:t>Buy-Back Exclusion: An option allowing policyholders to reinstate coverage for specific excluded risks, often for an additional premium.</w:t>
        </w:r>
      </w:ins>
    </w:p>
    <w:p w14:paraId="6350CF11" w14:textId="507FA5D5" w:rsidR="00C8037F" w:rsidRDefault="00C8037F" w:rsidP="005B0DBE">
      <w:pPr>
        <w:pStyle w:val="NormalWeb"/>
        <w:rPr>
          <w:ins w:id="186" w:author="Augusto Bustamante" w:date="2024-07-19T23:24:00Z" w16du:dateUtc="2024-07-19T21:24:00Z"/>
        </w:rPr>
      </w:pPr>
      <w:ins w:id="187" w:author="Augusto Bustamante" w:date="2024-07-13T23:28:00Z" w16du:dateUtc="2024-07-13T21:28:00Z">
        <w:r>
          <w:t>BIMCO</w:t>
        </w:r>
        <w:r w:rsidRPr="00C8037F">
          <w:rPr>
            <w:rPrChange w:id="188" w:author="Augusto Bustamante" w:date="2024-07-13T23:28:00Z" w16du:dateUtc="2024-07-13T21:28:00Z">
              <w:rPr>
                <w:lang w:val="de-DE"/>
              </w:rPr>
            </w:rPrChange>
          </w:rPr>
          <w:t>:</w:t>
        </w:r>
      </w:ins>
    </w:p>
    <w:p w14:paraId="49E115C0" w14:textId="64F0F7D9" w:rsidR="00A55312" w:rsidRPr="00C8037F" w:rsidRDefault="00A55312" w:rsidP="005B0DBE">
      <w:pPr>
        <w:pStyle w:val="NormalWeb"/>
        <w:rPr>
          <w:ins w:id="189" w:author="Augusto Bustamante" w:date="2024-07-13T16:02:00Z" w16du:dateUtc="2024-07-13T14:02:00Z"/>
        </w:rPr>
      </w:pPr>
      <w:ins w:id="190" w:author="Augusto Bustamante" w:date="2024-07-19T23:24:00Z" w16du:dateUtc="2024-07-19T21:24:00Z">
        <w:r>
          <w:t>Captive:</w:t>
        </w:r>
      </w:ins>
    </w:p>
    <w:p w14:paraId="1BA72F69" w14:textId="09F31A7B" w:rsidR="005B0DBE" w:rsidRDefault="005B0DBE" w:rsidP="005B0DBE">
      <w:pPr>
        <w:pStyle w:val="NormalWeb"/>
        <w:rPr>
          <w:ins w:id="191" w:author="Augusto Bustamante" w:date="2024-07-13T16:02:00Z" w16du:dateUtc="2024-07-13T14:02:00Z"/>
        </w:rPr>
      </w:pPr>
      <w:ins w:id="192" w:author="Augusto Bustamante" w:date="2024-07-13T16:02:00Z" w16du:dateUtc="2024-07-13T14:02:00Z">
        <w:r>
          <w:t>Claims: Requests made by the insured to the insurer for payment of benefits under the policy terms following a loss or damage.</w:t>
        </w:r>
      </w:ins>
    </w:p>
    <w:p w14:paraId="6539D948" w14:textId="132699EF" w:rsidR="005B0DBE" w:rsidRDefault="005B0DBE" w:rsidP="005B0DBE">
      <w:pPr>
        <w:pStyle w:val="NormalWeb"/>
        <w:rPr>
          <w:ins w:id="193" w:author="Augusto Bustamante" w:date="2024-07-20T21:43:00Z" w16du:dateUtc="2024-07-20T19:43:00Z"/>
        </w:rPr>
      </w:pPr>
      <w:ins w:id="194" w:author="Augusto Bustamante" w:date="2024-07-13T16:02:00Z" w16du:dateUtc="2024-07-13T14:02:00Z">
        <w:r>
          <w:lastRenderedPageBreak/>
          <w:t>Contingent Business Interruption: Coverage for lost income due to disruptions in the supply chain or operations of key suppliers or customers.</w:t>
        </w:r>
      </w:ins>
    </w:p>
    <w:p w14:paraId="138B4007" w14:textId="3A662556" w:rsidR="001217B3" w:rsidRPr="001217B3" w:rsidRDefault="001217B3" w:rsidP="005B0DBE">
      <w:pPr>
        <w:pStyle w:val="NormalWeb"/>
        <w:rPr>
          <w:ins w:id="195" w:author="Augusto Bustamante" w:date="2024-07-13T16:02:00Z" w16du:dateUtc="2024-07-13T14:02:00Z"/>
        </w:rPr>
      </w:pPr>
      <w:ins w:id="196" w:author="Augusto Bustamante" w:date="2024-07-20T21:43:00Z" w16du:dateUtc="2024-07-20T19:43:00Z">
        <w:r>
          <w:t>Contractor´s group:</w:t>
        </w:r>
      </w:ins>
    </w:p>
    <w:p w14:paraId="0D564C65" w14:textId="0983925C" w:rsidR="005B0DBE" w:rsidRDefault="005B0DBE" w:rsidP="005B0DBE">
      <w:pPr>
        <w:pStyle w:val="NormalWeb"/>
        <w:rPr>
          <w:ins w:id="197" w:author="Augusto Bustamante" w:date="2024-07-19T22:56:00Z" w16du:dateUtc="2024-07-19T20:56:00Z"/>
        </w:rPr>
      </w:pPr>
      <w:ins w:id="198" w:author="Augusto Bustamante" w:date="2024-07-13T16:02:00Z" w16du:dateUtc="2024-07-13T14:02:00Z">
        <w:r>
          <w:t>Deductible: The amount the insured must pay out-of-pocket before the insurance coverage begins to pay for a loss.</w:t>
        </w:r>
      </w:ins>
    </w:p>
    <w:p w14:paraId="7F15958E" w14:textId="1495C783" w:rsidR="002A2BE9" w:rsidRDefault="002A2BE9" w:rsidP="005B0DBE">
      <w:pPr>
        <w:pStyle w:val="NormalWeb"/>
        <w:rPr>
          <w:ins w:id="199" w:author="Augusto Bustamante" w:date="2024-07-13T16:02:00Z" w16du:dateUtc="2024-07-13T14:02:00Z"/>
        </w:rPr>
      </w:pPr>
      <w:ins w:id="200" w:author="Augusto Bustamante" w:date="2024-07-19T22:56:00Z" w16du:dateUtc="2024-07-19T20:56:00Z">
        <w:r>
          <w:t>Defects Notification Period:</w:t>
        </w:r>
      </w:ins>
    </w:p>
    <w:p w14:paraId="7B610FCE" w14:textId="580520A4" w:rsidR="005B0DBE" w:rsidRDefault="005B0DBE" w:rsidP="005B0DBE">
      <w:pPr>
        <w:pStyle w:val="NormalWeb"/>
        <w:rPr>
          <w:ins w:id="201" w:author="Augusto Bustamante" w:date="2024-07-13T16:02:00Z" w16du:dateUtc="2024-07-13T14:02:00Z"/>
        </w:rPr>
      </w:pPr>
      <w:ins w:id="202" w:author="Augusto Bustamante" w:date="2024-07-13T16:02:00Z" w16du:dateUtc="2024-07-13T14:02:00Z">
        <w:r>
          <w:t>Delay in Start-Up (DSU): Coverage for financial losses due to delays in project completion, typically due to insured physical damage.</w:t>
        </w:r>
      </w:ins>
    </w:p>
    <w:p w14:paraId="327A7CBF" w14:textId="1BB6C1FE" w:rsidR="005B0DBE" w:rsidRDefault="005B0DBE" w:rsidP="005B0DBE">
      <w:pPr>
        <w:pStyle w:val="NormalWeb"/>
        <w:rPr>
          <w:ins w:id="203" w:author="Augusto Bustamante" w:date="2024-07-20T21:43:00Z" w16du:dateUtc="2024-07-20T19:43:00Z"/>
        </w:rPr>
      </w:pPr>
      <w:ins w:id="204" w:author="Augusto Bustamante" w:date="2024-07-13T16:02:00Z" w16du:dateUtc="2024-07-13T14:02:00Z">
        <w:r>
          <w:t>EML (Estimated Maximum Loss): The maximum anticipated loss that could occur from a single event, used for risk assessment and determining coverage limits.</w:t>
        </w:r>
      </w:ins>
    </w:p>
    <w:p w14:paraId="243BA6A2" w14:textId="7978529D" w:rsidR="001217B3" w:rsidRDefault="001217B3" w:rsidP="005B0DBE">
      <w:pPr>
        <w:pStyle w:val="NormalWeb"/>
        <w:rPr>
          <w:ins w:id="205" w:author="Augusto Bustamante" w:date="2024-07-13T16:02:00Z" w16du:dateUtc="2024-07-13T14:02:00Z"/>
        </w:rPr>
      </w:pPr>
      <w:ins w:id="206" w:author="Augusto Bustamante" w:date="2024-07-20T21:43:00Z" w16du:dateUtc="2024-07-20T19:43:00Z">
        <w:r>
          <w:t>Employer Group:</w:t>
        </w:r>
      </w:ins>
    </w:p>
    <w:p w14:paraId="342A3B60" w14:textId="7525E743" w:rsidR="005B0DBE" w:rsidRDefault="005B0DBE" w:rsidP="005B0DBE">
      <w:pPr>
        <w:pStyle w:val="NormalWeb"/>
        <w:rPr>
          <w:ins w:id="207" w:author="Augusto Bustamante" w:date="2024-07-13T16:02:00Z" w16du:dateUtc="2024-07-13T14:02:00Z"/>
        </w:rPr>
      </w:pPr>
      <w:ins w:id="208" w:author="Augusto Bustamante" w:date="2024-07-13T16:02:00Z" w16du:dateUtc="2024-07-13T14:02:00Z">
        <w:r>
          <w:t>Exclusions: Specific conditions or circumstances listed in the policy that are not covered by the insurance.</w:t>
        </w:r>
      </w:ins>
    </w:p>
    <w:p w14:paraId="22CCA9C6" w14:textId="66077591" w:rsidR="005B0DBE" w:rsidRDefault="005B0DBE" w:rsidP="005B0DBE">
      <w:pPr>
        <w:pStyle w:val="NormalWeb"/>
        <w:rPr>
          <w:ins w:id="209" w:author="Augusto Bustamante" w:date="2024-07-13T16:02:00Z" w16du:dateUtc="2024-07-13T14:02:00Z"/>
        </w:rPr>
      </w:pPr>
      <w:ins w:id="210" w:author="Augusto Bustamante" w:date="2024-07-13T16:02:00Z" w16du:dateUtc="2024-07-13T14:02:00Z">
        <w:r>
          <w:t>Indemnity: A principle where the insurer compensates the insured to the extent of their loss, restoring them to their pre-loss financial position.</w:t>
        </w:r>
      </w:ins>
    </w:p>
    <w:p w14:paraId="46587838" w14:textId="3F9BC51D" w:rsidR="005B0DBE" w:rsidRDefault="005B0DBE" w:rsidP="005B0DBE">
      <w:pPr>
        <w:pStyle w:val="NormalWeb"/>
        <w:rPr>
          <w:ins w:id="211" w:author="Augusto Bustamante" w:date="2024-07-13T16:02:00Z" w16du:dateUtc="2024-07-13T14:02:00Z"/>
        </w:rPr>
      </w:pPr>
      <w:ins w:id="212" w:author="Augusto Bustamante" w:date="2024-07-13T16:02:00Z" w16du:dateUtc="2024-07-13T14:02:00Z">
        <w:r>
          <w:t>Indemnity Period: The duration during which benefits are payable following a loss, often related to business interruption coverage.</w:t>
        </w:r>
      </w:ins>
    </w:p>
    <w:p w14:paraId="2ECB26B4" w14:textId="03ACA303" w:rsidR="005B0DBE" w:rsidRDefault="005B0DBE" w:rsidP="005B0DBE">
      <w:pPr>
        <w:pStyle w:val="NormalWeb"/>
        <w:rPr>
          <w:ins w:id="213" w:author="Augusto Bustamante" w:date="2024-07-13T16:02:00Z" w16du:dateUtc="2024-07-13T14:02:00Z"/>
        </w:rPr>
      </w:pPr>
      <w:ins w:id="214" w:author="Augusto Bustamante" w:date="2024-07-13T16:02:00Z" w16du:dateUtc="2024-07-13T14:02:00Z">
        <w:r>
          <w:t>Insured Peril: A specific risk or cause of loss covered by an insurance policy, such as fire, theft, or natural disasters.</w:t>
        </w:r>
      </w:ins>
    </w:p>
    <w:p w14:paraId="709FB1F2" w14:textId="21D49B65" w:rsidR="005B0DBE" w:rsidRDefault="005B0DBE" w:rsidP="005B0DBE">
      <w:pPr>
        <w:pStyle w:val="NormalWeb"/>
        <w:rPr>
          <w:ins w:id="215" w:author="Augusto Bustamante" w:date="2024-07-13T16:02:00Z" w16du:dateUtc="2024-07-13T14:02:00Z"/>
        </w:rPr>
      </w:pPr>
      <w:ins w:id="216" w:author="Augusto Bustamante" w:date="2024-07-13T16:02:00Z" w16du:dateUtc="2024-07-13T14:02:00Z">
        <w:r>
          <w:t>Liability: Legal responsibility for damages or loss, which can be covered under various liability insurance policies.</w:t>
        </w:r>
      </w:ins>
    </w:p>
    <w:p w14:paraId="2AB1452B" w14:textId="7A88C6F6" w:rsidR="005B0DBE" w:rsidRDefault="005B0DBE" w:rsidP="005B0DBE">
      <w:pPr>
        <w:pStyle w:val="NormalWeb"/>
        <w:rPr>
          <w:ins w:id="217" w:author="Augusto Bustamante" w:date="2024-07-13T16:02:00Z" w16du:dateUtc="2024-07-13T14:02:00Z"/>
        </w:rPr>
      </w:pPr>
      <w:ins w:id="218" w:author="Augusto Bustamante" w:date="2024-07-13T16:02:00Z" w16du:dateUtc="2024-07-13T14:02:00Z">
        <w:r>
          <w:t>Limits: The maximum amount an insurer will pay for a covered loss, as stated in the policy.</w:t>
        </w:r>
      </w:ins>
    </w:p>
    <w:p w14:paraId="294CC720" w14:textId="3C658126" w:rsidR="005B0DBE" w:rsidRDefault="005B0DBE" w:rsidP="005B0DBE">
      <w:pPr>
        <w:pStyle w:val="NormalWeb"/>
        <w:rPr>
          <w:ins w:id="219" w:author="Augusto Bustamante" w:date="2024-07-13T23:13:00Z" w16du:dateUtc="2024-07-13T21:13:00Z"/>
        </w:rPr>
      </w:pPr>
      <w:ins w:id="220" w:author="Augusto Bustamante" w:date="2024-07-13T16:02:00Z" w16du:dateUtc="2024-07-13T14:02:00Z">
        <w:r>
          <w:t>Loss or Damage: Physical injury, destruction, or loss of property covered under an insurance policy.</w:t>
        </w:r>
      </w:ins>
    </w:p>
    <w:p w14:paraId="6E7EB525" w14:textId="13E45552" w:rsidR="00D744B6" w:rsidRDefault="00D744B6" w:rsidP="005B0DBE">
      <w:pPr>
        <w:pStyle w:val="NormalWeb"/>
        <w:rPr>
          <w:ins w:id="221" w:author="Augusto Bustamante" w:date="2024-07-16T22:49:00Z" w16du:dateUtc="2024-07-16T20:49:00Z"/>
        </w:rPr>
      </w:pPr>
      <w:ins w:id="222" w:author="Augusto Bustamante" w:date="2024-07-13T23:13:00Z" w16du:dateUtc="2024-07-13T21:13:00Z">
        <w:r w:rsidRPr="00D744B6">
          <w:rPr>
            <w:highlight w:val="yellow"/>
            <w:rPrChange w:id="223" w:author="Augusto Bustamante" w:date="2024-07-13T23:14:00Z" w16du:dateUtc="2024-07-13T21:14:00Z">
              <w:rPr/>
            </w:rPrChange>
          </w:rPr>
          <w:t>Loss Ratio</w:t>
        </w:r>
      </w:ins>
      <w:ins w:id="224" w:author="Augusto Bustamante" w:date="2024-07-13T23:14:00Z" w16du:dateUtc="2024-07-13T21:14:00Z">
        <w:r w:rsidRPr="00D744B6">
          <w:rPr>
            <w:highlight w:val="yellow"/>
            <w:rPrChange w:id="225" w:author="Augusto Bustamante" w:date="2024-07-13T23:14:00Z" w16du:dateUtc="2024-07-13T21:14:00Z">
              <w:rPr>
                <w:lang w:val="de-DE"/>
              </w:rPr>
            </w:rPrChange>
          </w:rPr>
          <w:t>:</w:t>
        </w:r>
      </w:ins>
    </w:p>
    <w:p w14:paraId="54B0F109" w14:textId="0423BD0A" w:rsidR="00493840" w:rsidRPr="00D744B6" w:rsidRDefault="00493840" w:rsidP="005B0DBE">
      <w:pPr>
        <w:pStyle w:val="NormalWeb"/>
        <w:rPr>
          <w:ins w:id="226" w:author="Augusto Bustamante" w:date="2024-07-13T16:02:00Z" w16du:dateUtc="2024-07-13T14:02:00Z"/>
        </w:rPr>
      </w:pPr>
      <w:ins w:id="227" w:author="Augusto Bustamante" w:date="2024-07-16T22:49:00Z" w16du:dateUtc="2024-07-16T20:49:00Z">
        <w:r>
          <w:t>Marshalling harbour:</w:t>
        </w:r>
      </w:ins>
    </w:p>
    <w:p w14:paraId="22392DED" w14:textId="123B1700" w:rsidR="005B0DBE" w:rsidRDefault="005B0DBE" w:rsidP="005B0DBE">
      <w:pPr>
        <w:pStyle w:val="NormalWeb"/>
        <w:rPr>
          <w:ins w:id="228" w:author="Augusto Bustamante" w:date="2024-07-13T16:02:00Z" w16du:dateUtc="2024-07-13T14:02:00Z"/>
        </w:rPr>
      </w:pPr>
      <w:ins w:id="229" w:author="Augusto Bustamante" w:date="2024-07-13T16:02:00Z" w16du:dateUtc="2024-07-13T14:02:00Z">
        <w:r>
          <w:t>Negligence-Based Liability: Liability arising from the failure to exercise reasonable care, resulting in damage or injury to another party.</w:t>
        </w:r>
      </w:ins>
    </w:p>
    <w:p w14:paraId="4C8F2D55" w14:textId="143BD572" w:rsidR="005B0DBE" w:rsidRDefault="005B0DBE" w:rsidP="005B0DBE">
      <w:pPr>
        <w:pStyle w:val="NormalWeb"/>
        <w:rPr>
          <w:ins w:id="230" w:author="Augusto Bustamante" w:date="2024-07-13T16:02:00Z" w16du:dateUtc="2024-07-13T14:02:00Z"/>
        </w:rPr>
      </w:pPr>
      <w:ins w:id="231" w:author="Augusto Bustamante" w:date="2024-07-13T16:02:00Z" w16du:dateUtc="2024-07-13T14:02:00Z">
        <w:r>
          <w:t>Occurrence: An event that triggers coverage under an insurance policy, often defined as an accident, including continuous or repeated exposure to substantially the same harmful conditions</w:t>
        </w:r>
      </w:ins>
      <w:ins w:id="232" w:author="Augusto Bustamante" w:date="2024-07-19T23:26:00Z" w16du:dateUtc="2024-07-19T21:26:00Z">
        <w:r w:rsidR="00A55312">
          <w:t xml:space="preserve"> e.g. storm</w:t>
        </w:r>
      </w:ins>
      <w:ins w:id="233" w:author="Augusto Bustamante" w:date="2024-07-13T16:02:00Z" w16du:dateUtc="2024-07-13T14:02:00Z">
        <w:r>
          <w:t>.</w:t>
        </w:r>
      </w:ins>
      <w:ins w:id="234" w:author="Augusto Bustamante" w:date="2024-07-19T23:26:00Z" w16du:dateUtc="2024-07-19T21:26:00Z">
        <w:r w:rsidR="00A55312">
          <w:t xml:space="preserve"> For the latter will be in the Insurance Policy a defined amount of time for such </w:t>
        </w:r>
        <w:proofErr w:type="spellStart"/>
        <w:r w:rsidR="00A55312">
          <w:t>occurrance</w:t>
        </w:r>
        <w:proofErr w:type="spellEnd"/>
        <w:r w:rsidR="00A55312">
          <w:t xml:space="preserve">, normally 72 hours. </w:t>
        </w:r>
      </w:ins>
    </w:p>
    <w:p w14:paraId="2564F015" w14:textId="58A9B758" w:rsidR="005B0DBE" w:rsidRDefault="005B0DBE" w:rsidP="005B0DBE">
      <w:pPr>
        <w:pStyle w:val="NormalWeb"/>
        <w:rPr>
          <w:ins w:id="235" w:author="Augusto Bustamante" w:date="2024-07-13T16:02:00Z" w16du:dateUtc="2024-07-13T14:02:00Z"/>
        </w:rPr>
      </w:pPr>
      <w:ins w:id="236" w:author="Augusto Bustamante" w:date="2024-07-13T16:02:00Z" w16du:dateUtc="2024-07-13T14:02:00Z">
        <w:r>
          <w:lastRenderedPageBreak/>
          <w:t>Premium: The amount paid by the insured to the insurer in exchange for coverage under the insurance policy.</w:t>
        </w:r>
      </w:ins>
    </w:p>
    <w:p w14:paraId="3ED1BBF1" w14:textId="26FEDAFB" w:rsidR="005B0DBE" w:rsidRDefault="005B0DBE" w:rsidP="005B0DBE">
      <w:pPr>
        <w:pStyle w:val="NormalWeb"/>
        <w:rPr>
          <w:ins w:id="237" w:author="Augusto Bustamante" w:date="2024-07-13T21:07:00Z" w16du:dateUtc="2024-07-13T19:07:00Z"/>
        </w:rPr>
      </w:pPr>
      <w:ins w:id="238" w:author="Augusto Bustamante" w:date="2024-07-13T16:02:00Z" w16du:dateUtc="2024-07-13T14:02:00Z">
        <w:r>
          <w:t>Property Damage: Physical damage to or destruction of tangible property, covered under property insurance policies.</w:t>
        </w:r>
      </w:ins>
    </w:p>
    <w:p w14:paraId="05493FF8" w14:textId="34B32024" w:rsidR="008D15AF" w:rsidRDefault="008D15AF" w:rsidP="005B0DBE">
      <w:pPr>
        <w:pStyle w:val="NormalWeb"/>
        <w:rPr>
          <w:ins w:id="239" w:author="Augusto Bustamante" w:date="2024-07-16T22:49:00Z" w16du:dateUtc="2024-07-16T20:49:00Z"/>
        </w:rPr>
      </w:pPr>
      <w:ins w:id="240" w:author="Augusto Bustamante" w:date="2024-07-13T21:07:00Z" w16du:dateUtc="2024-07-13T19:07:00Z">
        <w:r>
          <w:t>Protective Co-insurance</w:t>
        </w:r>
        <w:r w:rsidRPr="008D15AF">
          <w:rPr>
            <w:rPrChange w:id="241" w:author="Augusto Bustamante" w:date="2024-07-13T21:07:00Z" w16du:dateUtc="2024-07-13T19:07:00Z">
              <w:rPr>
                <w:lang w:val="de-DE"/>
              </w:rPr>
            </w:rPrChange>
          </w:rPr>
          <w:t>:</w:t>
        </w:r>
        <w:r>
          <w:t xml:space="preserve"> </w:t>
        </w:r>
      </w:ins>
    </w:p>
    <w:p w14:paraId="65743CC6" w14:textId="50A7B383" w:rsidR="00493840" w:rsidRPr="008D15AF" w:rsidRDefault="00493840" w:rsidP="005B0DBE">
      <w:pPr>
        <w:pStyle w:val="NormalWeb"/>
        <w:rPr>
          <w:ins w:id="242" w:author="Augusto Bustamante" w:date="2024-07-13T16:02:00Z" w16du:dateUtc="2024-07-13T14:02:00Z"/>
        </w:rPr>
      </w:pPr>
      <w:ins w:id="243" w:author="Augusto Bustamante" w:date="2024-07-16T22:49:00Z" w16du:dateUtc="2024-07-16T20:49:00Z">
        <w:r>
          <w:t>Sites: Site 1: manufacturing site, site 2: marshalling ha</w:t>
        </w:r>
      </w:ins>
      <w:ins w:id="244" w:author="Augusto Bustamante" w:date="2024-07-16T22:50:00Z" w16du:dateUtc="2024-07-16T20:50:00Z">
        <w:r>
          <w:t xml:space="preserve">rbour, site 3: offshore construction site. </w:t>
        </w:r>
      </w:ins>
    </w:p>
    <w:p w14:paraId="6F27DD8D" w14:textId="755BAE7F" w:rsidR="005B0DBE" w:rsidRDefault="005B0DBE" w:rsidP="005B0DBE">
      <w:pPr>
        <w:pStyle w:val="NormalWeb"/>
        <w:rPr>
          <w:ins w:id="245" w:author="Augusto Bustamante" w:date="2024-07-13T16:02:00Z" w16du:dateUtc="2024-07-13T14:02:00Z"/>
        </w:rPr>
      </w:pPr>
      <w:ins w:id="246" w:author="Augusto Bustamante" w:date="2024-07-13T16:02:00Z" w16du:dateUtc="2024-07-13T14:02:00Z">
        <w:r>
          <w:t>Third-Party: An individual or entity who is not directly involved in an insurance contract but may be affected by a claim, typically a person who claims to have been harmed by the insured's actions.</w:t>
        </w:r>
      </w:ins>
    </w:p>
    <w:p w14:paraId="1AB71933" w14:textId="5179CE4B" w:rsidR="005B0DBE" w:rsidRDefault="005B0DBE" w:rsidP="005B0DBE">
      <w:pPr>
        <w:pStyle w:val="NormalWeb"/>
        <w:rPr>
          <w:ins w:id="247" w:author="Augusto Bustamante" w:date="2024-07-13T16:02:00Z" w16du:dateUtc="2024-07-13T14:02:00Z"/>
        </w:rPr>
      </w:pPr>
      <w:ins w:id="248" w:author="Augusto Bustamante" w:date="2024-07-13T16:02:00Z" w16du:dateUtc="2024-07-13T14:02:00Z">
        <w:r>
          <w:t>Waiting Period: The period of time that must pass before benefits are payable after a claim is filed or a loss occurs.</w:t>
        </w:r>
      </w:ins>
    </w:p>
    <w:p w14:paraId="443CF699" w14:textId="4EBBE678" w:rsidR="005B0DBE" w:rsidRDefault="005B0DBE" w:rsidP="005B0DBE">
      <w:pPr>
        <w:pStyle w:val="NormalWeb"/>
        <w:rPr>
          <w:ins w:id="249" w:author="Augusto Bustamante" w:date="2024-07-13T16:02:00Z" w16du:dateUtc="2024-07-13T14:02:00Z"/>
        </w:rPr>
      </w:pPr>
      <w:ins w:id="250" w:author="Augusto Bustamante" w:date="2024-07-13T16:02:00Z" w16du:dateUtc="2024-07-13T14:02:00Z">
        <w:r>
          <w:t>Waiver of Subrogation: A provision where the insurer waives its right to pursue recovery from a third party responsible for a loss after compensating the insured.</w:t>
        </w:r>
      </w:ins>
    </w:p>
    <w:p w14:paraId="3E7C3848" w14:textId="67F4DE00" w:rsidR="00D51EE2" w:rsidRDefault="005B0DBE" w:rsidP="00487F50">
      <w:pPr>
        <w:pStyle w:val="NormalWeb"/>
      </w:pPr>
      <w:ins w:id="251" w:author="Augusto Bustamante" w:date="2024-07-13T16:02:00Z" w16du:dateUtc="2024-07-13T14:02:00Z">
        <w:r>
          <w:t>Wording (Policy Wording): The specific language and terms used in an insurance policy that define the coverage, exclusions, conditions, and limitations.</w:t>
        </w:r>
      </w:ins>
    </w:p>
    <w:p w14:paraId="4F81845F" w14:textId="77777777" w:rsidR="00487F50" w:rsidRDefault="00487F50" w:rsidP="00487F50">
      <w:pPr>
        <w:pStyle w:val="NormalWeb"/>
      </w:pPr>
    </w:p>
    <w:p w14:paraId="2A11F81F" w14:textId="6CCEAAF6" w:rsidR="00487F50" w:rsidRDefault="00487F50" w:rsidP="00487F50">
      <w:pPr>
        <w:pStyle w:val="NormalWeb"/>
      </w:pPr>
      <w:r w:rsidRPr="00487F50">
        <w:t>https://www.lexology.com/library/detail.aspx?g=d0a8430e-9e76-4f63-97b4-515afe3992ce</w:t>
      </w:r>
    </w:p>
    <w:p w14:paraId="337D4BFB" w14:textId="77777777" w:rsidR="009E07B5" w:rsidRDefault="009E07B5"/>
    <w:p w14:paraId="280D0F99" w14:textId="0FB83C3E" w:rsidR="00E60D3A" w:rsidRDefault="00D875B9" w:rsidP="00E60D3A">
      <w:pPr>
        <w:rPr>
          <w:ins w:id="252" w:author="Augusto Bustamante" w:date="2024-07-16T22:36:00Z" w16du:dateUtc="2024-07-16T20:36:00Z"/>
        </w:rPr>
      </w:pPr>
      <w:ins w:id="253" w:author="Augusto Bustamante" w:date="2024-07-13T14:21:00Z" w16du:dateUtc="2024-07-13T12:21:00Z">
        <w:r>
          <w:t xml:space="preserve">Who are the </w:t>
        </w:r>
        <w:r w:rsidR="00F4728A">
          <w:t>Stakeholders</w:t>
        </w:r>
      </w:ins>
      <w:ins w:id="254" w:author="Augusto Bustamante" w:date="2024-07-13T16:13:00Z" w16du:dateUtc="2024-07-13T14:13:00Z">
        <w:r w:rsidR="008A25BD">
          <w:t xml:space="preserve"> of the insurance team</w:t>
        </w:r>
      </w:ins>
    </w:p>
    <w:p w14:paraId="61E34CC0" w14:textId="2A55CEB4" w:rsidR="005B0DBE" w:rsidRDefault="00E60D3A" w:rsidP="00E60D3A">
      <w:pPr>
        <w:rPr>
          <w:ins w:id="255" w:author="Augusto Bustamante" w:date="2024-07-13T14:21:00Z" w16du:dateUtc="2024-07-13T12:21:00Z"/>
        </w:rPr>
      </w:pPr>
      <w:ins w:id="256" w:author="Augusto Bustamante" w:date="2024-07-16T22:36:00Z" w16du:dateUtc="2024-07-16T20:36:00Z">
        <w:r>
          <w:t xml:space="preserve">The success of offshore wind projects hinges on the collaboration of various stakeholders, each playing a critical role. This a </w:t>
        </w:r>
        <w:proofErr w:type="spellStart"/>
        <w:r>
          <w:t>non exhaustive</w:t>
        </w:r>
        <w:proofErr w:type="spellEnd"/>
        <w:r>
          <w:t xml:space="preserve"> list of </w:t>
        </w:r>
      </w:ins>
      <w:ins w:id="257" w:author="Augusto Bustamante" w:date="2024-07-16T22:37:00Z" w16du:dateUtc="2024-07-16T20:37:00Z">
        <w:r>
          <w:t>stakeholders, which you will be interacting with, either directly or indirectly.</w:t>
        </w:r>
      </w:ins>
    </w:p>
    <w:p w14:paraId="3B8BE445" w14:textId="77777777" w:rsidR="00E60D3A" w:rsidRDefault="00E60D3A" w:rsidP="00E60D3A">
      <w:pPr>
        <w:rPr>
          <w:ins w:id="258" w:author="Augusto Bustamante" w:date="2024-07-16T22:39:00Z" w16du:dateUtc="2024-07-16T20:39:00Z"/>
        </w:rPr>
      </w:pPr>
      <w:ins w:id="259" w:author="Augusto Bustamante" w:date="2024-07-16T22:37:00Z" w16du:dateUtc="2024-07-16T20:37:00Z">
        <w:r>
          <w:t>Broker: Acts as an intermediary between the project stakeholders and the insurance market, helping to secure appropriate coverage and negotiate terms.</w:t>
        </w:r>
      </w:ins>
    </w:p>
    <w:p w14:paraId="5EA48D0D" w14:textId="6C3511C8" w:rsidR="00E60D3A" w:rsidRDefault="00E60D3A" w:rsidP="00E60D3A">
      <w:pPr>
        <w:rPr>
          <w:ins w:id="260" w:author="Augusto Bustamante" w:date="2024-07-16T22:37:00Z" w16du:dateUtc="2024-07-16T20:37:00Z"/>
        </w:rPr>
      </w:pPr>
      <w:ins w:id="261" w:author="Augusto Bustamante" w:date="2024-07-16T22:39:00Z" w16du:dateUtc="2024-07-16T20:39:00Z">
        <w:r w:rsidRPr="008A25BD">
          <w:t>Claims adjusters and loss prevention specialists, play vital roles in managing risks and handling incidents.</w:t>
        </w:r>
      </w:ins>
    </w:p>
    <w:p w14:paraId="508181F9" w14:textId="1D3F29D4" w:rsidR="00E60D3A" w:rsidRDefault="00E60D3A" w:rsidP="005B0DBE">
      <w:pPr>
        <w:rPr>
          <w:ins w:id="262" w:author="Augusto Bustamante" w:date="2024-07-16T22:37:00Z" w16du:dateUtc="2024-07-16T20:37:00Z"/>
        </w:rPr>
      </w:pPr>
      <w:ins w:id="263" w:author="Augusto Bustamante" w:date="2024-07-16T22:38:00Z" w16du:dateUtc="2024-07-16T20:38:00Z">
        <w:r>
          <w:t>Contractors and Subcontractors: Execute the construction, installation, and maintenance work required for the project, often involving specialized skills and equipment.</w:t>
        </w:r>
      </w:ins>
    </w:p>
    <w:p w14:paraId="2DA421AD" w14:textId="77777777" w:rsidR="002A2BE9" w:rsidRDefault="002A2BE9" w:rsidP="002A2BE9">
      <w:pPr>
        <w:rPr>
          <w:ins w:id="264" w:author="Augusto Bustamante" w:date="2024-07-19T22:57:00Z" w16du:dateUtc="2024-07-19T20:57:00Z"/>
        </w:rPr>
      </w:pPr>
      <w:ins w:id="265" w:author="Augusto Bustamante" w:date="2024-07-19T22:57:00Z" w16du:dateUtc="2024-07-19T20:57:00Z">
        <w:r>
          <w:t>Contractor insurance team:</w:t>
        </w:r>
      </w:ins>
    </w:p>
    <w:p w14:paraId="52D83F05" w14:textId="495F0E84" w:rsidR="002A2BE9" w:rsidRDefault="00E60D3A" w:rsidP="005B0DBE">
      <w:pPr>
        <w:rPr>
          <w:ins w:id="266" w:author="Augusto Bustamante" w:date="2024-07-19T22:57:00Z" w16du:dateUtc="2024-07-19T20:57:00Z"/>
        </w:rPr>
      </w:pPr>
      <w:ins w:id="267" w:author="Augusto Bustamante" w:date="2024-07-16T22:39:00Z" w16du:dateUtc="2024-07-16T20:39:00Z">
        <w:r>
          <w:t>Contract Managers:</w:t>
        </w:r>
      </w:ins>
    </w:p>
    <w:p w14:paraId="66305E90" w14:textId="77777777" w:rsidR="00650BB3" w:rsidRDefault="00650BB3" w:rsidP="00650BB3">
      <w:pPr>
        <w:rPr>
          <w:ins w:id="268" w:author="Augusto Bustamante" w:date="2024-07-19T23:23:00Z" w16du:dateUtc="2024-07-19T21:23:00Z"/>
        </w:rPr>
      </w:pPr>
      <w:ins w:id="269" w:author="Augusto Bustamante" w:date="2024-07-19T23:23:00Z" w16du:dateUtc="2024-07-19T21:23:00Z">
        <w:r>
          <w:t xml:space="preserve">Financial modellers: they are interested in the insurance premiums, cover and </w:t>
        </w:r>
        <w:proofErr w:type="spellStart"/>
        <w:r>
          <w:t>financialrisk</w:t>
        </w:r>
        <w:proofErr w:type="spellEnd"/>
        <w:r>
          <w:t xml:space="preserve"> mitigation measures which the insurer provides. This information will flow in the CAPEX.</w:t>
        </w:r>
      </w:ins>
    </w:p>
    <w:p w14:paraId="68A8A77B" w14:textId="77777777" w:rsidR="00650BB3" w:rsidRDefault="00650BB3" w:rsidP="00650BB3">
      <w:pPr>
        <w:rPr>
          <w:ins w:id="270" w:author="Augusto Bustamante" w:date="2024-07-19T23:23:00Z" w16du:dateUtc="2024-07-19T21:23:00Z"/>
        </w:rPr>
      </w:pPr>
    </w:p>
    <w:p w14:paraId="292E0C7A" w14:textId="77777777" w:rsidR="00650BB3" w:rsidRDefault="00650BB3" w:rsidP="00650BB3">
      <w:pPr>
        <w:rPr>
          <w:ins w:id="271" w:author="Augusto Bustamante" w:date="2024-07-20T21:47:00Z" w16du:dateUtc="2024-07-20T19:47:00Z"/>
        </w:rPr>
      </w:pPr>
      <w:ins w:id="272" w:author="Augusto Bustamante" w:date="2024-07-19T23:23:00Z" w16du:dateUtc="2024-07-19T21:23:00Z">
        <w:r>
          <w:lastRenderedPageBreak/>
          <w:t>Financial controllers:</w:t>
        </w:r>
      </w:ins>
    </w:p>
    <w:p w14:paraId="087A509A" w14:textId="13783FD2" w:rsidR="00267307" w:rsidRDefault="00267307" w:rsidP="00650BB3">
      <w:pPr>
        <w:rPr>
          <w:ins w:id="273" w:author="Augusto Bustamante" w:date="2024-07-19T23:23:00Z" w16du:dateUtc="2024-07-19T21:23:00Z"/>
        </w:rPr>
      </w:pPr>
      <w:ins w:id="274" w:author="Augusto Bustamante" w:date="2024-07-20T21:47:00Z" w16du:dateUtc="2024-07-20T19:47:00Z">
        <w:r>
          <w:t>Force Majeure:</w:t>
        </w:r>
      </w:ins>
    </w:p>
    <w:p w14:paraId="45D2A42A" w14:textId="77777777" w:rsidR="00650BB3" w:rsidRDefault="00650BB3" w:rsidP="005B0DBE">
      <w:pPr>
        <w:rPr>
          <w:ins w:id="275" w:author="Augusto Bustamante" w:date="2024-07-19T23:23:00Z" w16du:dateUtc="2024-07-19T21:23:00Z"/>
        </w:rPr>
      </w:pPr>
    </w:p>
    <w:p w14:paraId="4F317401" w14:textId="47BD5780" w:rsidR="005B0DBE" w:rsidRDefault="005B0DBE" w:rsidP="005B0DBE">
      <w:pPr>
        <w:rPr>
          <w:ins w:id="276" w:author="Augusto Bustamante" w:date="2024-07-13T16:08:00Z" w16du:dateUtc="2024-07-13T14:08:00Z"/>
        </w:rPr>
      </w:pPr>
      <w:ins w:id="277" w:author="Augusto Bustamante" w:date="2024-07-13T16:08:00Z" w16du:dateUtc="2024-07-13T14:08:00Z">
        <w:r>
          <w:t>Lenders: Provide the necessary financing for the project, assessing risks and returns to ensure the viability and profitability of their investment.</w:t>
        </w:r>
      </w:ins>
    </w:p>
    <w:p w14:paraId="4A9C1901" w14:textId="4903AEDA" w:rsidR="005B0DBE" w:rsidRDefault="00E60D3A" w:rsidP="005B0DBE">
      <w:pPr>
        <w:rPr>
          <w:ins w:id="278" w:author="Augusto Bustamante" w:date="2024-07-20T21:44:00Z" w16du:dateUtc="2024-07-20T19:44:00Z"/>
        </w:rPr>
      </w:pPr>
      <w:ins w:id="279" w:author="Augusto Bustamante" w:date="2024-07-16T22:38:00Z" w16du:dateUtc="2024-07-16T20:38:00Z">
        <w:r>
          <w:t>Lenders Insurance Advisor:</w:t>
        </w:r>
      </w:ins>
    </w:p>
    <w:p w14:paraId="2EA2613E" w14:textId="4DA15D98" w:rsidR="001217B3" w:rsidRDefault="001217B3" w:rsidP="005B0DBE">
      <w:pPr>
        <w:rPr>
          <w:ins w:id="280" w:author="Augusto Bustamante" w:date="2024-07-20T21:41:00Z" w16du:dateUtc="2024-07-20T19:41:00Z"/>
        </w:rPr>
      </w:pPr>
      <w:ins w:id="281" w:author="Augusto Bustamante" w:date="2024-07-20T21:44:00Z" w16du:dateUtc="2024-07-20T19:44:00Z">
        <w:r>
          <w:t>Liquidated damages:</w:t>
        </w:r>
      </w:ins>
    </w:p>
    <w:p w14:paraId="0E38825F" w14:textId="149879CB" w:rsidR="001217B3" w:rsidRDefault="001217B3" w:rsidP="005B0DBE">
      <w:pPr>
        <w:rPr>
          <w:ins w:id="282" w:author="Augusto Bustamante" w:date="2024-07-16T22:39:00Z" w16du:dateUtc="2024-07-16T20:39:00Z"/>
        </w:rPr>
      </w:pPr>
      <w:ins w:id="283" w:author="Augusto Bustamante" w:date="2024-07-20T21:41:00Z" w16du:dateUtc="2024-07-20T19:41:00Z">
        <w:r>
          <w:t>Loss of use:</w:t>
        </w:r>
      </w:ins>
    </w:p>
    <w:p w14:paraId="360034A9" w14:textId="06B905B2" w:rsidR="00E60D3A" w:rsidRDefault="00E60D3A" w:rsidP="005B0DBE">
      <w:pPr>
        <w:rPr>
          <w:ins w:id="284" w:author="Augusto Bustamante" w:date="2024-07-19T22:57:00Z" w16du:dateUtc="2024-07-19T20:57:00Z"/>
        </w:rPr>
      </w:pPr>
      <w:ins w:id="285" w:author="Augusto Bustamante" w:date="2024-07-16T22:39:00Z" w16du:dateUtc="2024-07-16T20:39:00Z">
        <w:r>
          <w:t>Project Directors: Oversee the overall planning, execution, and management of the offshore wind project, ensuring it meets its objectives.</w:t>
        </w:r>
      </w:ins>
    </w:p>
    <w:p w14:paraId="28C08A5F" w14:textId="2EB42A18" w:rsidR="00E60D3A" w:rsidRPr="003E28CF" w:rsidRDefault="00E60D3A" w:rsidP="005B0DBE">
      <w:pPr>
        <w:rPr>
          <w:ins w:id="286" w:author="Augusto Bustamante" w:date="2024-07-13T16:08:00Z" w16du:dateUtc="2024-07-13T14:08:00Z"/>
          <w:i/>
          <w:iCs/>
        </w:rPr>
      </w:pPr>
      <w:ins w:id="287" w:author="Augusto Bustamante" w:date="2024-07-16T22:39:00Z" w16du:dateUtc="2024-07-16T20:39:00Z">
        <w:r w:rsidRPr="004454D8">
          <w:rPr>
            <w:i/>
            <w:iCs/>
          </w:rPr>
          <w:t>Risk managers</w:t>
        </w:r>
      </w:ins>
    </w:p>
    <w:p w14:paraId="58EEA53F" w14:textId="71C0D24D" w:rsidR="005B0DBE" w:rsidRDefault="005B0DBE" w:rsidP="005B0DBE">
      <w:pPr>
        <w:rPr>
          <w:ins w:id="288" w:author="Augusto Bustamante" w:date="2024-07-13T16:08:00Z" w16du:dateUtc="2024-07-13T14:08:00Z"/>
        </w:rPr>
      </w:pPr>
      <w:ins w:id="289" w:author="Augusto Bustamante" w:date="2024-07-13T16:08:00Z" w16du:dateUtc="2024-07-13T14:08:00Z">
        <w:r>
          <w:t xml:space="preserve">Underwriters: </w:t>
        </w:r>
      </w:ins>
      <w:ins w:id="290" w:author="Augusto Bustamante" w:date="2024-07-13T16:16:00Z" w16du:dateUtc="2024-07-13T14:16:00Z">
        <w:r w:rsidR="008A25BD">
          <w:t xml:space="preserve">They are part of the insurer provider team. </w:t>
        </w:r>
      </w:ins>
      <w:ins w:id="291" w:author="Augusto Bustamante" w:date="2024-07-13T16:08:00Z" w16du:dateUtc="2024-07-13T14:08:00Z">
        <w:r>
          <w:t>Evaluate the risks associated with the project and provide insurance coverage, determining premiums and policy terms.</w:t>
        </w:r>
      </w:ins>
    </w:p>
    <w:p w14:paraId="118AE88F" w14:textId="71184F72" w:rsidR="005B0DBE" w:rsidRDefault="005B0DBE" w:rsidP="005B0DBE">
      <w:pPr>
        <w:rPr>
          <w:ins w:id="292" w:author="Augusto Bustamante" w:date="2024-07-13T16:08:00Z" w16du:dateUtc="2024-07-13T14:08:00Z"/>
        </w:rPr>
      </w:pPr>
      <w:ins w:id="293" w:author="Augusto Bustamante" w:date="2024-07-13T16:08:00Z" w16du:dateUtc="2024-07-13T14:08:00Z">
        <w:r>
          <w:t>Transmission System Operator (TSO): Manages the electricity transmission network, ensuring the generated power from the offshore wind farm is efficiently integrated into the grid.</w:t>
        </w:r>
      </w:ins>
    </w:p>
    <w:p w14:paraId="74D80B37" w14:textId="146638E6" w:rsidR="005B0DBE" w:rsidRDefault="005B0DBE" w:rsidP="005B0DBE">
      <w:pPr>
        <w:rPr>
          <w:ins w:id="294" w:author="Augusto Bustamante" w:date="2024-07-13T16:08:00Z" w16du:dateUtc="2024-07-13T14:08:00Z"/>
        </w:rPr>
      </w:pPr>
      <w:ins w:id="295" w:author="Augusto Bustamante" w:date="2024-07-13T16:08:00Z" w16du:dateUtc="2024-07-13T14:08:00Z">
        <w:r>
          <w:t>State Agencies: Regulate and oversee compliance with environmental, safety, and operational standards, and may provide permits and approvals necessary for project development.</w:t>
        </w:r>
      </w:ins>
    </w:p>
    <w:p w14:paraId="701FFF03" w14:textId="1F33346B" w:rsidR="00D875B9" w:rsidRDefault="005B0DBE" w:rsidP="005B0DBE">
      <w:pPr>
        <w:rPr>
          <w:ins w:id="296" w:author="Augusto Bustamante" w:date="2024-07-19T23:23:00Z" w16du:dateUtc="2024-07-19T21:23:00Z"/>
        </w:rPr>
      </w:pPr>
      <w:ins w:id="297" w:author="Augusto Bustamante" w:date="2024-07-13T16:08:00Z" w16du:dateUtc="2024-07-13T14:08:00Z">
        <w:r>
          <w:t>Shareholders: Individuals or entities that own shares in the offshore wind park, sharing in its profits and having a stake in its success. Shareholders can include a mix of private companies, public entities, and individual investors, each contributing to the capital required for the project and having a vested interest in its financial performance.</w:t>
        </w:r>
      </w:ins>
    </w:p>
    <w:p w14:paraId="5902AED9" w14:textId="2069573D" w:rsidR="00650BB3" w:rsidRDefault="00650BB3" w:rsidP="005B0DBE">
      <w:pPr>
        <w:rPr>
          <w:ins w:id="298" w:author="Augusto Bustamante" w:date="2024-07-20T21:44:00Z" w16du:dateUtc="2024-07-20T19:44:00Z"/>
        </w:rPr>
      </w:pPr>
      <w:ins w:id="299" w:author="Augusto Bustamante" w:date="2024-07-19T23:23:00Z" w16du:dateUtc="2024-07-19T21:23:00Z">
        <w:r>
          <w:t>Take over:</w:t>
        </w:r>
      </w:ins>
    </w:p>
    <w:p w14:paraId="6EE96DFC" w14:textId="3A78ADCA" w:rsidR="001217B3" w:rsidRDefault="001217B3" w:rsidP="005B0DBE">
      <w:pPr>
        <w:rPr>
          <w:ins w:id="300" w:author="Augusto Bustamante" w:date="2024-07-20T22:00:00Z" w16du:dateUtc="2024-07-20T20:00:00Z"/>
        </w:rPr>
      </w:pPr>
      <w:ins w:id="301" w:author="Augusto Bustamante" w:date="2024-07-20T21:44:00Z" w16du:dateUtc="2024-07-20T19:44:00Z">
        <w:r>
          <w:t>Warranty period:</w:t>
        </w:r>
      </w:ins>
    </w:p>
    <w:p w14:paraId="17831962" w14:textId="099AB6CE" w:rsidR="00C37E95" w:rsidRDefault="00C37E95" w:rsidP="005B0DBE">
      <w:pPr>
        <w:rPr>
          <w:ins w:id="302" w:author="Augusto Bustamante" w:date="2024-07-19T22:57:00Z" w16du:dateUtc="2024-07-19T20:57:00Z"/>
        </w:rPr>
      </w:pPr>
      <w:ins w:id="303" w:author="Augusto Bustamante" w:date="2024-07-20T22:00:00Z" w16du:dateUtc="2024-07-20T20:00:00Z">
        <w:r>
          <w:t>Wilful misconduct:</w:t>
        </w:r>
      </w:ins>
    </w:p>
    <w:p w14:paraId="78A4E87F" w14:textId="05A775B1" w:rsidR="002A2BE9" w:rsidRDefault="002A2BE9" w:rsidP="005B0DBE">
      <w:pPr>
        <w:rPr>
          <w:ins w:id="304" w:author="Augusto Bustamante" w:date="2024-07-13T16:12:00Z" w16du:dateUtc="2024-07-13T14:12:00Z"/>
        </w:rPr>
      </w:pPr>
      <w:ins w:id="305" w:author="Augusto Bustamante" w:date="2024-07-19T22:57:00Z" w16du:dateUtc="2024-07-19T20:57:00Z">
        <w:r>
          <w:t>Work Package:</w:t>
        </w:r>
      </w:ins>
    </w:p>
    <w:p w14:paraId="51AABDC7" w14:textId="00C8F5E1" w:rsidR="008A25BD" w:rsidRDefault="008A25BD" w:rsidP="008A25BD">
      <w:pPr>
        <w:rPr>
          <w:ins w:id="306" w:author="Augusto Bustamante" w:date="2024-07-13T16:13:00Z" w16du:dateUtc="2024-07-13T14:13:00Z"/>
        </w:rPr>
      </w:pPr>
      <w:ins w:id="307" w:author="Augusto Bustamante" w:date="2024-07-13T16:14:00Z" w16du:dateUtc="2024-07-13T14:14:00Z">
        <w:r w:rsidRPr="008A25BD">
          <w:t xml:space="preserve">Work Package Managers </w:t>
        </w:r>
      </w:ins>
      <w:ins w:id="308" w:author="Augusto Bustamante" w:date="2024-07-16T22:38:00Z" w16du:dateUtc="2024-07-16T20:38:00Z">
        <w:r w:rsidR="00E60D3A">
          <w:t xml:space="preserve">are your colleagues within the project. They </w:t>
        </w:r>
      </w:ins>
      <w:ins w:id="309" w:author="Augusto Bustamante" w:date="2024-07-13T16:14:00Z" w16du:dateUtc="2024-07-13T14:14:00Z">
        <w:r w:rsidRPr="008A25BD">
          <w:t>are responsible for overseeing specific components or phases of the project</w:t>
        </w:r>
        <w:r>
          <w:t>.</w:t>
        </w:r>
      </w:ins>
      <w:ins w:id="310" w:author="Augusto Bustamante" w:date="2024-07-13T16:15:00Z" w16du:dateUtc="2024-07-13T14:15:00Z">
        <w:r>
          <w:t xml:space="preserve"> They will normally lead the tender process and after that the execution of the</w:t>
        </w:r>
      </w:ins>
      <w:ins w:id="311" w:author="Augusto Bustamante" w:date="2024-07-13T16:16:00Z" w16du:dateUtc="2024-07-13T14:16:00Z">
        <w:r>
          <w:t>ir part of the project.</w:t>
        </w:r>
      </w:ins>
    </w:p>
    <w:p w14:paraId="61C14265" w14:textId="77777777" w:rsidR="00F4728A" w:rsidRDefault="00F4728A"/>
    <w:p w14:paraId="7E5982FC" w14:textId="38DE3971" w:rsidR="003669F2" w:rsidRPr="003E28CF" w:rsidRDefault="002F63ED">
      <w:pPr>
        <w:rPr>
          <w:b/>
          <w:bCs/>
        </w:rPr>
      </w:pPr>
      <w:r w:rsidRPr="003E28CF">
        <w:rPr>
          <w:b/>
          <w:bCs/>
        </w:rPr>
        <w:t>Supply Contracts</w:t>
      </w:r>
    </w:p>
    <w:p w14:paraId="58C0F8A1" w14:textId="0037551A" w:rsidR="00A24D94" w:rsidRDefault="00A24D94">
      <w:r>
        <w:t xml:space="preserve">To enable the construction on the seabed, Geotechnical and Geophysical Surveys </w:t>
      </w:r>
      <w:ins w:id="312" w:author="Augusto Bustamante" w:date="2024-07-20T21:37:00Z" w16du:dateUtc="2024-07-20T19:37:00Z">
        <w:r w:rsidR="001217B3">
          <w:t xml:space="preserve">and evaluations of the results </w:t>
        </w:r>
      </w:ins>
      <w:del w:id="313" w:author="Augusto Bustamante" w:date="2024-07-20T21:37:00Z" w16du:dateUtc="2024-07-20T19:37:00Z">
        <w:r w:rsidDel="001217B3">
          <w:delText>are needed</w:delText>
        </w:r>
      </w:del>
      <w:ins w:id="314" w:author="Augusto Bustamante" w:date="2024-07-20T21:37:00Z" w16du:dateUtc="2024-07-20T19:37:00Z">
        <w:r w:rsidR="001217B3">
          <w:t>will be contracted</w:t>
        </w:r>
      </w:ins>
      <w:r>
        <w:t xml:space="preserve">. </w:t>
      </w:r>
      <w:ins w:id="315" w:author="Augusto Bustamante" w:date="2024-07-20T21:37:00Z" w16du:dateUtc="2024-07-20T19:37:00Z">
        <w:r w:rsidR="001217B3">
          <w:t xml:space="preserve">This information is then used to design the foundations and can be used also in a later stage for </w:t>
        </w:r>
      </w:ins>
      <w:ins w:id="316" w:author="Augusto Bustamante" w:date="2024-07-20T21:38:00Z" w16du:dateUtc="2024-07-20T19:38:00Z">
        <w:r w:rsidR="001217B3">
          <w:t>the installation of the foundations.</w:t>
        </w:r>
      </w:ins>
    </w:p>
    <w:p w14:paraId="5181DA09" w14:textId="0840071D" w:rsidR="00A73556" w:rsidRDefault="00A73556">
      <w:r>
        <w:t>To put in operation a</w:t>
      </w:r>
      <w:ins w:id="317" w:author="Augusto Bustamante" w:date="2024-07-20T21:38:00Z" w16du:dateUtc="2024-07-20T19:38:00Z">
        <w:r w:rsidR="001217B3">
          <w:t>n</w:t>
        </w:r>
      </w:ins>
      <w:r>
        <w:t xml:space="preserve"> </w:t>
      </w:r>
      <w:r w:rsidR="002F63ED">
        <w:t>OWF</w:t>
      </w:r>
      <w:r>
        <w:t>, the Project SPV</w:t>
      </w:r>
      <w:r w:rsidR="002F63ED">
        <w:t xml:space="preserve"> must conclude tens of contracts</w:t>
      </w:r>
      <w:r>
        <w:t xml:space="preserve"> being the most important:</w:t>
      </w:r>
    </w:p>
    <w:p w14:paraId="28043D47" w14:textId="38D812D8" w:rsidR="008A25BD" w:rsidRDefault="00A73556" w:rsidP="008A25BD">
      <w:pPr>
        <w:pStyle w:val="Prrafodelista"/>
        <w:numPr>
          <w:ilvl w:val="0"/>
          <w:numId w:val="1"/>
        </w:numPr>
      </w:pPr>
      <w:r>
        <w:t>WTG Supply, also known as Turbine Supply Agreement</w:t>
      </w:r>
      <w:ins w:id="318" w:author="Augusto Bustamante" w:date="2024-07-13T16:16:00Z" w16du:dateUtc="2024-07-13T14:16:00Z">
        <w:r w:rsidR="008A25BD">
          <w:t xml:space="preserve"> </w:t>
        </w:r>
      </w:ins>
      <w:ins w:id="319" w:author="Augusto Bustamante" w:date="2024-07-13T16:17:00Z" w16du:dateUtc="2024-07-13T14:17:00Z">
        <w:r w:rsidR="008A25BD">
          <w:t>(TSA)</w:t>
        </w:r>
      </w:ins>
      <w:ins w:id="320" w:author="Augusto Bustamante" w:date="2024-07-16T23:19:00Z" w16du:dateUtc="2024-07-16T21:19:00Z">
        <w:r w:rsidR="003E28CF">
          <w:t>, SPA</w:t>
        </w:r>
      </w:ins>
    </w:p>
    <w:p w14:paraId="38CFD412" w14:textId="5229B3DD" w:rsidR="00A73556" w:rsidRDefault="00A73556" w:rsidP="00A73556">
      <w:pPr>
        <w:pStyle w:val="Prrafodelista"/>
        <w:numPr>
          <w:ilvl w:val="0"/>
          <w:numId w:val="1"/>
        </w:numPr>
        <w:rPr>
          <w:ins w:id="321" w:author="Augusto Bustamante" w:date="2024-07-13T16:17:00Z" w16du:dateUtc="2024-07-13T14:17:00Z"/>
        </w:rPr>
      </w:pPr>
      <w:r>
        <w:lastRenderedPageBreak/>
        <w:t xml:space="preserve">WTG Transport and Installation </w:t>
      </w:r>
      <w:ins w:id="322" w:author="Augusto Bustamante" w:date="2024-07-13T16:17:00Z" w16du:dateUtc="2024-07-13T14:17:00Z">
        <w:r w:rsidR="008A25BD">
          <w:t>(</w:t>
        </w:r>
      </w:ins>
      <w:r>
        <w:t>T&amp;I</w:t>
      </w:r>
      <w:ins w:id="323" w:author="Augusto Bustamante" w:date="2024-07-13T16:17:00Z" w16du:dateUtc="2024-07-13T14:17:00Z">
        <w:r w:rsidR="008A25BD">
          <w:t>)</w:t>
        </w:r>
      </w:ins>
    </w:p>
    <w:p w14:paraId="2DC70055" w14:textId="7FF04B32" w:rsidR="008A25BD" w:rsidRDefault="008A25BD" w:rsidP="00A73556">
      <w:pPr>
        <w:pStyle w:val="Prrafodelista"/>
        <w:numPr>
          <w:ilvl w:val="0"/>
          <w:numId w:val="1"/>
        </w:numPr>
      </w:pPr>
      <w:ins w:id="324" w:author="Augusto Bustamante" w:date="2024-07-13T16:17:00Z" w16du:dateUtc="2024-07-13T14:17:00Z">
        <w:r>
          <w:t>WTG Service and Maintenance Agreement (SMA)</w:t>
        </w:r>
      </w:ins>
    </w:p>
    <w:p w14:paraId="18077E8C" w14:textId="06183550" w:rsidR="00A73556" w:rsidRDefault="00A73556" w:rsidP="00A73556">
      <w:pPr>
        <w:pStyle w:val="Prrafodelista"/>
        <w:numPr>
          <w:ilvl w:val="0"/>
          <w:numId w:val="1"/>
        </w:numPr>
      </w:pPr>
      <w:r>
        <w:t>FOU Monopiles (FOU-MP)</w:t>
      </w:r>
    </w:p>
    <w:p w14:paraId="728E89B0" w14:textId="77777777" w:rsidR="00A73556" w:rsidRDefault="00A73556" w:rsidP="00A73556">
      <w:pPr>
        <w:pStyle w:val="Prrafodelista"/>
        <w:numPr>
          <w:ilvl w:val="0"/>
          <w:numId w:val="1"/>
        </w:numPr>
      </w:pPr>
      <w:r>
        <w:t>FOU T&amp;I</w:t>
      </w:r>
    </w:p>
    <w:p w14:paraId="6145140E" w14:textId="63E4450C" w:rsidR="00A73556" w:rsidRDefault="00A73556" w:rsidP="00A73556">
      <w:pPr>
        <w:pStyle w:val="Prrafodelista"/>
        <w:numPr>
          <w:ilvl w:val="0"/>
          <w:numId w:val="1"/>
        </w:numPr>
      </w:pPr>
      <w:r>
        <w:t>Inter Array Cable (IAC) EPCI</w:t>
      </w:r>
      <w:ins w:id="325" w:author="Augusto Bustamante" w:date="2024-07-20T21:39:00Z" w16du:dateUtc="2024-07-20T19:39:00Z">
        <w:r w:rsidR="001217B3">
          <w:t xml:space="preserve"> (preferred)</w:t>
        </w:r>
      </w:ins>
    </w:p>
    <w:p w14:paraId="7FC1E413" w14:textId="7D51FAF1" w:rsidR="00A73556" w:rsidRDefault="00A73556" w:rsidP="00A73556">
      <w:pPr>
        <w:pStyle w:val="Prrafodelista"/>
        <w:numPr>
          <w:ilvl w:val="0"/>
          <w:numId w:val="1"/>
        </w:numPr>
      </w:pPr>
      <w:r>
        <w:t>Offshore converter station</w:t>
      </w:r>
    </w:p>
    <w:p w14:paraId="36139E50" w14:textId="60714B8A" w:rsidR="00A73556" w:rsidRDefault="00A73556" w:rsidP="00A73556">
      <w:pPr>
        <w:pStyle w:val="Prrafodelista"/>
        <w:numPr>
          <w:ilvl w:val="0"/>
          <w:numId w:val="1"/>
        </w:numPr>
      </w:pPr>
      <w:r>
        <w:t>Offshore converter station T&amp;I</w:t>
      </w:r>
    </w:p>
    <w:p w14:paraId="33058457" w14:textId="3D311419" w:rsidR="00A73556" w:rsidRDefault="00A73556" w:rsidP="00A73556">
      <w:pPr>
        <w:pStyle w:val="Prrafodelista"/>
        <w:numPr>
          <w:ilvl w:val="0"/>
          <w:numId w:val="1"/>
        </w:numPr>
      </w:pPr>
      <w:r>
        <w:t>Export Cable EPCI</w:t>
      </w:r>
      <w:ins w:id="326" w:author="Augusto Bustamante" w:date="2024-07-20T21:39:00Z" w16du:dateUtc="2024-07-20T19:39:00Z">
        <w:r w:rsidR="001217B3">
          <w:t xml:space="preserve"> (preferred)</w:t>
        </w:r>
      </w:ins>
    </w:p>
    <w:p w14:paraId="12C6BC66" w14:textId="0824669C" w:rsidR="00A24D94" w:rsidRDefault="00A73556" w:rsidP="00A73556">
      <w:pPr>
        <w:pStyle w:val="Prrafodelista"/>
        <w:numPr>
          <w:ilvl w:val="0"/>
          <w:numId w:val="1"/>
        </w:numPr>
      </w:pPr>
      <w:r>
        <w:t>Onshore Export Cable EPCI</w:t>
      </w:r>
    </w:p>
    <w:p w14:paraId="2E922E4A" w14:textId="34D62256" w:rsidR="00A24D94" w:rsidRDefault="00A24D94" w:rsidP="00A73556">
      <w:pPr>
        <w:pStyle w:val="Prrafodelista"/>
        <w:numPr>
          <w:ilvl w:val="0"/>
          <w:numId w:val="1"/>
        </w:numPr>
      </w:pPr>
      <w:r>
        <w:t>Marine Warranty Surveyor</w:t>
      </w:r>
    </w:p>
    <w:p w14:paraId="55EBE9CA" w14:textId="7D948503" w:rsidR="00A73556" w:rsidRDefault="00A73556" w:rsidP="00A73556">
      <w:r>
        <w:t>Marine Construction</w:t>
      </w:r>
      <w:r w:rsidR="00A24D94">
        <w:t xml:space="preserve"> and Coordination</w:t>
      </w:r>
    </w:p>
    <w:p w14:paraId="68ED9DCA" w14:textId="4361C604" w:rsidR="00A73556" w:rsidRDefault="00A24D94" w:rsidP="00A24D94">
      <w:pPr>
        <w:pStyle w:val="Prrafodelista"/>
        <w:numPr>
          <w:ilvl w:val="0"/>
          <w:numId w:val="1"/>
        </w:numPr>
      </w:pPr>
      <w:r>
        <w:t>Trasport of equipment and personnel: CTV, Helicopters, SOV.</w:t>
      </w:r>
    </w:p>
    <w:p w14:paraId="240B4B3C" w14:textId="6D1BD352" w:rsidR="00A24D94" w:rsidRDefault="00A24D94" w:rsidP="00A24D94">
      <w:pPr>
        <w:pStyle w:val="Prrafodelista"/>
        <w:numPr>
          <w:ilvl w:val="0"/>
          <w:numId w:val="1"/>
        </w:numPr>
      </w:pPr>
      <w:r>
        <w:t>Guard Vessel</w:t>
      </w:r>
    </w:p>
    <w:p w14:paraId="50F62896" w14:textId="16B0762A" w:rsidR="00A24D94" w:rsidRDefault="00A24D94" w:rsidP="00A24D94">
      <w:pPr>
        <w:pStyle w:val="Prrafodelista"/>
        <w:numPr>
          <w:ilvl w:val="0"/>
          <w:numId w:val="1"/>
        </w:numPr>
      </w:pPr>
      <w:r>
        <w:t>Communications systems, which could be installed in a neighbouring wind park.</w:t>
      </w:r>
    </w:p>
    <w:p w14:paraId="394A9FC2" w14:textId="00492C4F" w:rsidR="00EA3334" w:rsidRDefault="00EA3334" w:rsidP="00EA3334">
      <w:r>
        <w:t xml:space="preserve">For the operation, </w:t>
      </w:r>
    </w:p>
    <w:p w14:paraId="1CADF79C" w14:textId="709C786B" w:rsidR="002F63ED" w:rsidRDefault="002F63ED">
      <w:r>
        <w:t xml:space="preserve">In each of these contracts, there is an insurance </w:t>
      </w:r>
      <w:r w:rsidR="00EA3334">
        <w:t xml:space="preserve">and a liability </w:t>
      </w:r>
      <w:r>
        <w:t xml:space="preserve">clause. In </w:t>
      </w:r>
      <w:r w:rsidR="00A24D94">
        <w:t>most cases, our colleag</w:t>
      </w:r>
      <w:r w:rsidR="00EA3334">
        <w:t>u</w:t>
      </w:r>
      <w:r w:rsidR="00A24D94">
        <w:t xml:space="preserve">es reach out to ask to have a look at the insurance requirements. However, to be able to set requirements regarding insurance, we need to understand the liability and consequential damage clause. </w:t>
      </w:r>
    </w:p>
    <w:p w14:paraId="14B9BD62" w14:textId="77777777" w:rsidR="002F63ED" w:rsidRDefault="002F63ED">
      <w:pPr>
        <w:rPr>
          <w:ins w:id="327" w:author="Augusto Bustamante" w:date="2024-07-13T16:22:00Z" w16du:dateUtc="2024-07-13T14:22:00Z"/>
        </w:rPr>
      </w:pPr>
    </w:p>
    <w:p w14:paraId="4D825158" w14:textId="4D356888" w:rsidR="00420164" w:rsidRPr="003E28CF" w:rsidRDefault="00420164">
      <w:pPr>
        <w:rPr>
          <w:ins w:id="328" w:author="Augusto Bustamante" w:date="2024-07-13T16:22:00Z" w16du:dateUtc="2024-07-13T14:22:00Z"/>
          <w:b/>
          <w:bCs/>
        </w:rPr>
      </w:pPr>
      <w:ins w:id="329" w:author="Augusto Bustamante" w:date="2024-07-13T16:22:00Z" w16du:dateUtc="2024-07-13T14:22:00Z">
        <w:r w:rsidRPr="003E28CF">
          <w:rPr>
            <w:b/>
            <w:bCs/>
          </w:rPr>
          <w:t>Insurance Strategy</w:t>
        </w:r>
      </w:ins>
    </w:p>
    <w:p w14:paraId="265E0868" w14:textId="530B9632" w:rsidR="00420164" w:rsidRDefault="008D15AF">
      <w:pPr>
        <w:rPr>
          <w:ins w:id="330" w:author="Augusto Bustamante" w:date="2024-07-13T21:08:00Z" w16du:dateUtc="2024-07-13T19:08:00Z"/>
        </w:rPr>
      </w:pPr>
      <w:ins w:id="331" w:author="Augusto Bustamante" w:date="2024-07-13T21:07:00Z" w16du:dateUtc="2024-07-13T19:07:00Z">
        <w:r>
          <w:t xml:space="preserve">Knowing that we will be part of the team </w:t>
        </w:r>
      </w:ins>
      <w:ins w:id="332" w:author="Augusto Bustamante" w:date="2024-07-13T21:11:00Z" w16du:dateUtc="2024-07-13T19:11:00Z">
        <w:r>
          <w:t>that</w:t>
        </w:r>
      </w:ins>
      <w:ins w:id="333" w:author="Augusto Bustamante" w:date="2024-07-13T21:07:00Z" w16du:dateUtc="2024-07-13T19:07:00Z">
        <w:r>
          <w:t xml:space="preserve"> will construct this 2 GW Offshore W</w:t>
        </w:r>
      </w:ins>
      <w:ins w:id="334" w:author="Augusto Bustamante" w:date="2024-07-13T21:08:00Z" w16du:dateUtc="2024-07-13T19:08:00Z">
        <w:r>
          <w:t xml:space="preserve">ind Farm in the North Sea, we have to </w:t>
        </w:r>
      </w:ins>
    </w:p>
    <w:p w14:paraId="458015E2" w14:textId="02B00F70" w:rsidR="008D15AF" w:rsidRDefault="008D15AF">
      <w:pPr>
        <w:rPr>
          <w:ins w:id="335" w:author="Augusto Bustamante" w:date="2024-07-13T21:12:00Z" w16du:dateUtc="2024-07-13T19:12:00Z"/>
        </w:rPr>
      </w:pPr>
      <w:ins w:id="336" w:author="Augusto Bustamante" w:date="2024-07-13T21:11:00Z" w16du:dateUtc="2024-07-13T19:11:00Z">
        <w:r>
          <w:t>For the insurance strategy we need to consider the timelines. From the point the Project receive the au</w:t>
        </w:r>
      </w:ins>
      <w:ins w:id="337" w:author="Augusto Bustamante" w:date="2024-07-13T21:12:00Z" w16du:dateUtc="2024-07-13T19:12:00Z">
        <w:r>
          <w:t>thorization from the State to construct the wind farm, it will pass 5 to 7 years until the Project finish</w:t>
        </w:r>
      </w:ins>
      <w:ins w:id="338" w:author="Augusto Bustamante" w:date="2024-07-13T21:13:00Z" w16du:dateUtc="2024-07-13T19:13:00Z">
        <w:r>
          <w:t>es</w:t>
        </w:r>
      </w:ins>
      <w:ins w:id="339" w:author="Augusto Bustamante" w:date="2024-07-13T21:12:00Z" w16du:dateUtc="2024-07-13T19:12:00Z">
        <w:r>
          <w:t xml:space="preserve"> the construction phase and starts the operation phase. </w:t>
        </w:r>
      </w:ins>
      <w:ins w:id="340" w:author="Augusto Bustamante" w:date="2024-07-13T21:13:00Z" w16du:dateUtc="2024-07-13T19:13:00Z">
        <w:r>
          <w:t xml:space="preserve">The insurance team is busy however from the beginning. </w:t>
        </w:r>
      </w:ins>
    </w:p>
    <w:p w14:paraId="159C8083" w14:textId="77777777" w:rsidR="008D15AF" w:rsidRDefault="008D15AF">
      <w:pPr>
        <w:rPr>
          <w:ins w:id="341" w:author="Augusto Bustamante" w:date="2024-07-13T21:11:00Z" w16du:dateUtc="2024-07-13T19:11:00Z"/>
        </w:rPr>
      </w:pPr>
    </w:p>
    <w:p w14:paraId="0564098E" w14:textId="26ECEFEF" w:rsidR="008D15AF" w:rsidRDefault="008D15AF">
      <w:ins w:id="342" w:author="Augusto Bustamante" w:date="2024-07-13T21:08:00Z" w16du:dateUtc="2024-07-13T19:08:00Z">
        <w:r>
          <w:t>Since the P</w:t>
        </w:r>
      </w:ins>
      <w:ins w:id="343" w:author="Augusto Bustamante" w:date="2024-07-13T21:11:00Z" w16du:dateUtc="2024-07-13T19:11:00Z">
        <w:r>
          <w:t>roject</w:t>
        </w:r>
      </w:ins>
    </w:p>
    <w:p w14:paraId="44CC642D" w14:textId="77777777" w:rsidR="002F63ED" w:rsidRDefault="002F63ED"/>
    <w:p w14:paraId="45CAB084" w14:textId="6E8D5083" w:rsidR="00D2166E" w:rsidRDefault="00722686">
      <w:pPr>
        <w:rPr>
          <w:ins w:id="344" w:author="Augusto Bustamante" w:date="2024-07-13T18:12:00Z" w16du:dateUtc="2024-07-13T16:12:00Z"/>
        </w:rPr>
      </w:pPr>
      <w:r>
        <w:t xml:space="preserve">Construction All Risk </w:t>
      </w:r>
      <w:r w:rsidRPr="00722686">
        <w:t>(</w:t>
      </w:r>
      <w:r>
        <w:t>CAR</w:t>
      </w:r>
      <w:r w:rsidRPr="00722686">
        <w:t>)</w:t>
      </w:r>
    </w:p>
    <w:p w14:paraId="5B43B801" w14:textId="120CC84F" w:rsidR="00D2166E" w:rsidRDefault="00D2166E" w:rsidP="003E28CF">
      <w:pPr>
        <w:pStyle w:val="Prrafodelista"/>
        <w:numPr>
          <w:ilvl w:val="0"/>
          <w:numId w:val="1"/>
        </w:numPr>
        <w:rPr>
          <w:ins w:id="345" w:author="Augusto Bustamante" w:date="2024-07-20T21:41:00Z" w16du:dateUtc="2024-07-20T19:41:00Z"/>
        </w:rPr>
      </w:pPr>
      <w:ins w:id="346" w:author="Augusto Bustamante" w:date="2024-07-13T18:12:00Z" w16du:dateUtc="2024-07-13T16:12:00Z">
        <w:r>
          <w:t>Serial losses</w:t>
        </w:r>
      </w:ins>
    </w:p>
    <w:p w14:paraId="4EE8215B" w14:textId="06282270" w:rsidR="001217B3" w:rsidRDefault="001217B3" w:rsidP="003E28CF">
      <w:pPr>
        <w:pStyle w:val="Prrafodelista"/>
        <w:numPr>
          <w:ilvl w:val="0"/>
          <w:numId w:val="1"/>
        </w:numPr>
      </w:pPr>
      <w:ins w:id="347" w:author="Augusto Bustamante" w:date="2024-07-20T21:41:00Z" w16du:dateUtc="2024-07-20T19:41:00Z">
        <w:r>
          <w:t>Offshore cancellation</w:t>
        </w:r>
      </w:ins>
    </w:p>
    <w:p w14:paraId="52E73D64" w14:textId="249D9DFA" w:rsidR="003669F2" w:rsidRDefault="003669F2" w:rsidP="001217B3">
      <w:pPr>
        <w:pStyle w:val="Prrafodelista"/>
        <w:numPr>
          <w:ilvl w:val="0"/>
          <w:numId w:val="1"/>
        </w:numPr>
        <w:rPr>
          <w:ins w:id="348" w:author="Augusto Bustamante" w:date="2024-07-20T22:00:00Z" w16du:dateUtc="2024-07-20T20:00:00Z"/>
        </w:rPr>
      </w:pPr>
      <w:r>
        <w:t>Extended Maintenance</w:t>
      </w:r>
    </w:p>
    <w:p w14:paraId="71E553C8" w14:textId="49706443" w:rsidR="00C37E95" w:rsidRDefault="00C37E95" w:rsidP="001217B3">
      <w:pPr>
        <w:pStyle w:val="Prrafodelista"/>
        <w:numPr>
          <w:ilvl w:val="0"/>
          <w:numId w:val="1"/>
        </w:numPr>
        <w:rPr>
          <w:ins w:id="349" w:author="Augusto Bustamante" w:date="2024-07-13T17:46:00Z" w16du:dateUtc="2024-07-13T15:46:00Z"/>
        </w:rPr>
      </w:pPr>
      <w:ins w:id="350" w:author="Augusto Bustamante" w:date="2024-07-20T22:00:00Z" w16du:dateUtc="2024-07-20T20:00:00Z">
        <w:r>
          <w:t xml:space="preserve">Multi insured </w:t>
        </w:r>
        <w:proofErr w:type="spellStart"/>
        <w:r>
          <w:t>clausel</w:t>
        </w:r>
      </w:ins>
      <w:proofErr w:type="spellEnd"/>
    </w:p>
    <w:p w14:paraId="13FABF69" w14:textId="7D874E0E" w:rsidR="000A0D5A" w:rsidRDefault="000A0D5A">
      <w:ins w:id="351" w:author="Augusto Bustamante" w:date="2024-07-13T17:46:00Z" w16du:dateUtc="2024-07-13T15:46:00Z">
        <w:r>
          <w:t>Vessels: Installation Vessel (floating and jack up Vessel)</w:t>
        </w:r>
      </w:ins>
    </w:p>
    <w:p w14:paraId="6E287BB4" w14:textId="7C2E4659" w:rsidR="003669F2" w:rsidRDefault="003669F2">
      <w:r>
        <w:t>Cargo</w:t>
      </w:r>
    </w:p>
    <w:p w14:paraId="2C2D4BE3" w14:textId="49E50145" w:rsidR="00722686" w:rsidRPr="00722686" w:rsidRDefault="00722686">
      <w:r>
        <w:t>Operation All Risk (OAR)</w:t>
      </w:r>
    </w:p>
    <w:p w14:paraId="382A852A" w14:textId="41B53D4C" w:rsidR="00722686" w:rsidRDefault="00722686">
      <w:r>
        <w:lastRenderedPageBreak/>
        <w:t>Third party liability</w:t>
      </w:r>
    </w:p>
    <w:p w14:paraId="41B5BF4A" w14:textId="77E7A531" w:rsidR="003669F2" w:rsidRDefault="003669F2">
      <w:pPr>
        <w:rPr>
          <w:ins w:id="352" w:author="Augusto Bustamante" w:date="2024-07-13T16:22:00Z" w16du:dateUtc="2024-07-13T14:22:00Z"/>
        </w:rPr>
      </w:pPr>
      <w:r>
        <w:t>Strict Liability</w:t>
      </w:r>
    </w:p>
    <w:p w14:paraId="4BEAFCE7" w14:textId="1030C07A" w:rsidR="00420164" w:rsidRDefault="00420164">
      <w:pPr>
        <w:rPr>
          <w:ins w:id="353" w:author="Augusto Bustamante" w:date="2024-07-13T17:46:00Z" w16du:dateUtc="2024-07-13T15:46:00Z"/>
        </w:rPr>
      </w:pPr>
      <w:ins w:id="354" w:author="Augusto Bustamante" w:date="2024-07-13T16:22:00Z" w16du:dateUtc="2024-07-13T14:22:00Z">
        <w:r>
          <w:t>Consequential losses</w:t>
        </w:r>
      </w:ins>
    </w:p>
    <w:p w14:paraId="2BADAB20" w14:textId="149C72FC" w:rsidR="000A0D5A" w:rsidRDefault="000A0D5A">
      <w:pPr>
        <w:rPr>
          <w:ins w:id="355" w:author="Augusto Bustamante" w:date="2024-07-13T17:46:00Z" w16du:dateUtc="2024-07-13T15:46:00Z"/>
        </w:rPr>
      </w:pPr>
      <w:ins w:id="356" w:author="Augusto Bustamante" w:date="2024-07-13T17:46:00Z" w16du:dateUtc="2024-07-13T15:46:00Z">
        <w:r>
          <w:t>H&amp;M</w:t>
        </w:r>
      </w:ins>
    </w:p>
    <w:p w14:paraId="7B62FDD6" w14:textId="1FAD8EA5" w:rsidR="000A0D5A" w:rsidRDefault="000A0D5A">
      <w:pPr>
        <w:rPr>
          <w:ins w:id="357" w:author="Augusto Bustamante" w:date="2024-07-13T17:53:00Z" w16du:dateUtc="2024-07-13T15:53:00Z"/>
        </w:rPr>
      </w:pPr>
      <w:ins w:id="358" w:author="Augusto Bustamante" w:date="2024-07-13T17:46:00Z" w16du:dateUtc="2024-07-13T15:46:00Z">
        <w:r>
          <w:t>P&amp;I</w:t>
        </w:r>
      </w:ins>
    </w:p>
    <w:p w14:paraId="2ACF7B7C" w14:textId="7C98403F" w:rsidR="000A0D5A" w:rsidRDefault="000A0D5A">
      <w:pPr>
        <w:rPr>
          <w:ins w:id="359" w:author="Augusto Bustamante" w:date="2024-07-13T18:05:00Z" w16du:dateUtc="2024-07-13T16:05:00Z"/>
        </w:rPr>
      </w:pPr>
      <w:ins w:id="360" w:author="Augusto Bustamante" w:date="2024-07-13T17:53:00Z" w16du:dateUtc="2024-07-13T15:53:00Z">
        <w:r>
          <w:t>LEG Design Exclusions 1, 2, 3</w:t>
        </w:r>
      </w:ins>
    </w:p>
    <w:p w14:paraId="667CF16A" w14:textId="69602464" w:rsidR="0067671B" w:rsidRDefault="00D2166E">
      <w:pPr>
        <w:rPr>
          <w:ins w:id="361" w:author="Augusto Bustamante" w:date="2024-07-13T18:12:00Z" w16du:dateUtc="2024-07-13T16:12:00Z"/>
        </w:rPr>
      </w:pPr>
      <w:ins w:id="362" w:author="Augusto Bustamante" w:date="2024-07-13T18:12:00Z" w16du:dateUtc="2024-07-13T16:12:00Z">
        <w:r>
          <w:t>WTG</w:t>
        </w:r>
      </w:ins>
    </w:p>
    <w:p w14:paraId="7D3728B6" w14:textId="41894FC1" w:rsidR="00D2166E" w:rsidRDefault="00D2166E" w:rsidP="00D2166E">
      <w:pPr>
        <w:pStyle w:val="Prrafodelista"/>
        <w:numPr>
          <w:ilvl w:val="0"/>
          <w:numId w:val="1"/>
        </w:numPr>
        <w:rPr>
          <w:ins w:id="363" w:author="Augusto Bustamante" w:date="2024-07-13T18:12:00Z" w16du:dateUtc="2024-07-13T16:12:00Z"/>
        </w:rPr>
      </w:pPr>
      <w:ins w:id="364" w:author="Augusto Bustamante" w:date="2024-07-13T18:12:00Z" w16du:dateUtc="2024-07-13T16:12:00Z">
        <w:r>
          <w:t>Serial defects</w:t>
        </w:r>
      </w:ins>
    </w:p>
    <w:p w14:paraId="411E3788" w14:textId="3586B687" w:rsidR="00D2166E" w:rsidRDefault="00D2166E" w:rsidP="00D2166E">
      <w:pPr>
        <w:rPr>
          <w:ins w:id="365" w:author="Augusto Bustamante" w:date="2024-07-13T18:12:00Z" w16du:dateUtc="2024-07-13T16:12:00Z"/>
        </w:rPr>
      </w:pPr>
      <w:ins w:id="366" w:author="Augusto Bustamante" w:date="2024-07-13T18:12:00Z" w16du:dateUtc="2024-07-13T16:12:00Z">
        <w:r>
          <w:t>WTG SMA</w:t>
        </w:r>
      </w:ins>
    </w:p>
    <w:p w14:paraId="67DAC9DC" w14:textId="3965FFF1" w:rsidR="00D2166E" w:rsidRDefault="00D2166E">
      <w:pPr>
        <w:pStyle w:val="Prrafodelista"/>
        <w:numPr>
          <w:ilvl w:val="0"/>
          <w:numId w:val="1"/>
        </w:numPr>
        <w:rPr>
          <w:ins w:id="367" w:author="Augusto Bustamante" w:date="2024-07-16T22:34:00Z" w16du:dateUtc="2024-07-16T20:34:00Z"/>
        </w:rPr>
      </w:pPr>
      <w:ins w:id="368" w:author="Augusto Bustamante" w:date="2024-07-13T18:12:00Z" w16du:dateUtc="2024-07-13T16:12:00Z">
        <w:r>
          <w:t>Full Service Contract</w:t>
        </w:r>
      </w:ins>
    </w:p>
    <w:p w14:paraId="16284283" w14:textId="1B0948E6" w:rsidR="00E60D3A" w:rsidRDefault="00E60D3A" w:rsidP="003E28CF">
      <w:pPr>
        <w:pStyle w:val="Prrafodelista"/>
        <w:numPr>
          <w:ilvl w:val="0"/>
          <w:numId w:val="1"/>
        </w:numPr>
        <w:rPr>
          <w:ins w:id="369" w:author="Augusto Bustamante" w:date="2024-07-19T22:58:00Z" w16du:dateUtc="2024-07-19T20:58:00Z"/>
        </w:rPr>
      </w:pPr>
      <w:ins w:id="370" w:author="Augusto Bustamante" w:date="2024-07-16T22:34:00Z" w16du:dateUtc="2024-07-16T20:34:00Z">
        <w:r>
          <w:t>No Employers Insurance requirements</w:t>
        </w:r>
      </w:ins>
    </w:p>
    <w:p w14:paraId="65816E6A" w14:textId="70F4458D" w:rsidR="006D2B5B" w:rsidRDefault="006D2B5B" w:rsidP="003E28CF">
      <w:pPr>
        <w:pStyle w:val="Prrafodelista"/>
        <w:numPr>
          <w:ilvl w:val="0"/>
          <w:numId w:val="1"/>
        </w:numPr>
        <w:rPr>
          <w:ins w:id="371" w:author="Augusto Bustamante" w:date="2024-07-19T22:59:00Z" w16du:dateUtc="2024-07-19T20:59:00Z"/>
        </w:rPr>
      </w:pPr>
      <w:ins w:id="372" w:author="Augusto Bustamante" w:date="2024-07-19T22:59:00Z" w16du:dateUtc="2024-07-19T20:59:00Z">
        <w:r>
          <w:t>What liability regime: in HD knock-for-knock</w:t>
        </w:r>
      </w:ins>
    </w:p>
    <w:p w14:paraId="150B48ED" w14:textId="4BBB2994" w:rsidR="006D2B5B" w:rsidRDefault="006D2B5B" w:rsidP="003E28CF">
      <w:pPr>
        <w:pStyle w:val="Prrafodelista"/>
        <w:numPr>
          <w:ilvl w:val="0"/>
          <w:numId w:val="1"/>
        </w:numPr>
        <w:rPr>
          <w:ins w:id="373" w:author="Augusto Bustamante" w:date="2024-07-19T22:59:00Z" w16du:dateUtc="2024-07-19T20:59:00Z"/>
        </w:rPr>
      </w:pPr>
      <w:ins w:id="374" w:author="Augusto Bustamante" w:date="2024-07-19T22:59:00Z" w16du:dateUtc="2024-07-19T20:59:00Z">
        <w:r>
          <w:t>Availability Warranty</w:t>
        </w:r>
      </w:ins>
    </w:p>
    <w:p w14:paraId="3B7F4D3C" w14:textId="0D278D4C" w:rsidR="006D2B5B" w:rsidRDefault="006D2B5B" w:rsidP="003E28CF">
      <w:pPr>
        <w:pStyle w:val="Prrafodelista"/>
        <w:numPr>
          <w:ilvl w:val="0"/>
          <w:numId w:val="1"/>
        </w:numPr>
        <w:rPr>
          <w:ins w:id="375" w:author="Augusto Bustamante" w:date="2024-07-13T18:05:00Z" w16du:dateUtc="2024-07-13T16:05:00Z"/>
        </w:rPr>
      </w:pPr>
      <w:ins w:id="376" w:author="Augusto Bustamante" w:date="2024-07-19T22:59:00Z" w16du:dateUtc="2024-07-19T20:59:00Z">
        <w:r>
          <w:t xml:space="preserve">MM: Damage to </w:t>
        </w:r>
      </w:ins>
    </w:p>
    <w:p w14:paraId="146B5428" w14:textId="49DA7B5C" w:rsidR="0067671B" w:rsidRDefault="0067671B">
      <w:pPr>
        <w:rPr>
          <w:ins w:id="377" w:author="Augusto Bustamante" w:date="2024-07-13T18:05:00Z" w16du:dateUtc="2024-07-13T16:05:00Z"/>
          <w:b/>
          <w:bCs/>
        </w:rPr>
      </w:pPr>
      <w:ins w:id="378" w:author="Augusto Bustamante" w:date="2024-07-13T18:05:00Z" w16du:dateUtc="2024-07-13T16:05:00Z">
        <w:r w:rsidRPr="003E28CF">
          <w:rPr>
            <w:b/>
            <w:bCs/>
          </w:rPr>
          <w:t>Contract review</w:t>
        </w:r>
      </w:ins>
    </w:p>
    <w:p w14:paraId="3EB20918" w14:textId="0C3BC39F" w:rsidR="0067671B" w:rsidRPr="003E28CF" w:rsidRDefault="00D2166E">
      <w:pPr>
        <w:rPr>
          <w:ins w:id="379" w:author="Augusto Bustamante" w:date="2024-07-13T18:06:00Z" w16du:dateUtc="2024-07-13T16:06:00Z"/>
        </w:rPr>
      </w:pPr>
      <w:ins w:id="380" w:author="Augusto Bustamante" w:date="2024-07-13T18:05:00Z" w16du:dateUtc="2024-07-13T16:05:00Z">
        <w:r w:rsidRPr="003E28CF">
          <w:t>When reviewing the contract with the insurance len</w:t>
        </w:r>
      </w:ins>
      <w:ins w:id="381" w:author="Augusto Bustamante" w:date="2024-07-13T18:06:00Z" w16du:dateUtc="2024-07-13T16:06:00Z">
        <w:r w:rsidRPr="003E28CF">
          <w:t xml:space="preserve">ses, we have to </w:t>
        </w:r>
      </w:ins>
    </w:p>
    <w:p w14:paraId="639B2C1A" w14:textId="7F9FA992" w:rsidR="00D2166E" w:rsidRDefault="00D2166E" w:rsidP="00D2166E">
      <w:pPr>
        <w:pStyle w:val="Prrafodelista"/>
        <w:numPr>
          <w:ilvl w:val="0"/>
          <w:numId w:val="1"/>
        </w:numPr>
        <w:rPr>
          <w:ins w:id="382" w:author="Augusto Bustamante" w:date="2024-07-13T18:07:00Z" w16du:dateUtc="2024-07-13T16:07:00Z"/>
        </w:rPr>
      </w:pPr>
      <w:ins w:id="383" w:author="Augusto Bustamante" w:date="2024-07-13T18:07:00Z" w16du:dateUtc="2024-07-13T16:07:00Z">
        <w:r>
          <w:t xml:space="preserve">Under definitions: Employers </w:t>
        </w:r>
      </w:ins>
      <w:ins w:id="384" w:author="Augusto Bustamante" w:date="2024-07-13T18:08:00Z" w16du:dateUtc="2024-07-13T16:08:00Z">
        <w:r>
          <w:t>Group and Contractors Group.</w:t>
        </w:r>
      </w:ins>
    </w:p>
    <w:p w14:paraId="421DC63D" w14:textId="511D1428" w:rsidR="00D2166E" w:rsidRPr="003E28CF" w:rsidRDefault="00D2166E" w:rsidP="00D2166E">
      <w:pPr>
        <w:pStyle w:val="Prrafodelista"/>
        <w:numPr>
          <w:ilvl w:val="0"/>
          <w:numId w:val="1"/>
        </w:numPr>
        <w:rPr>
          <w:ins w:id="385" w:author="Augusto Bustamante" w:date="2024-07-13T18:06:00Z" w16du:dateUtc="2024-07-13T16:06:00Z"/>
        </w:rPr>
      </w:pPr>
      <w:ins w:id="386" w:author="Augusto Bustamante" w:date="2024-07-13T18:06:00Z" w16du:dateUtc="2024-07-13T16:06:00Z">
        <w:r w:rsidRPr="003E28CF">
          <w:t>Liability clause</w:t>
        </w:r>
      </w:ins>
    </w:p>
    <w:p w14:paraId="35377F44" w14:textId="6B38EF5A" w:rsidR="00D2166E" w:rsidRDefault="00D2166E" w:rsidP="00D2166E">
      <w:pPr>
        <w:pStyle w:val="Prrafodelista"/>
        <w:numPr>
          <w:ilvl w:val="0"/>
          <w:numId w:val="1"/>
        </w:numPr>
        <w:rPr>
          <w:ins w:id="387" w:author="Augusto Bustamante" w:date="2024-07-13T18:07:00Z" w16du:dateUtc="2024-07-13T16:07:00Z"/>
        </w:rPr>
      </w:pPr>
      <w:ins w:id="388" w:author="Augusto Bustamante" w:date="2024-07-13T18:06:00Z" w16du:dateUtc="2024-07-13T16:06:00Z">
        <w:r w:rsidRPr="003E28CF">
          <w:t>Limit of liability clause</w:t>
        </w:r>
      </w:ins>
    </w:p>
    <w:p w14:paraId="156F6BE4" w14:textId="35043560" w:rsidR="00D2166E" w:rsidRPr="003E28CF" w:rsidRDefault="00D2166E" w:rsidP="00D2166E">
      <w:pPr>
        <w:pStyle w:val="Prrafodelista"/>
        <w:numPr>
          <w:ilvl w:val="0"/>
          <w:numId w:val="1"/>
        </w:numPr>
        <w:rPr>
          <w:ins w:id="389" w:author="Augusto Bustamante" w:date="2024-07-13T18:06:00Z" w16du:dateUtc="2024-07-13T16:06:00Z"/>
        </w:rPr>
      </w:pPr>
      <w:ins w:id="390" w:author="Augusto Bustamante" w:date="2024-07-13T18:07:00Z" w16du:dateUtc="2024-07-13T16:07:00Z">
        <w:r>
          <w:t>Consequential Damage Clause</w:t>
        </w:r>
      </w:ins>
    </w:p>
    <w:p w14:paraId="4D1AFC68" w14:textId="435740DB" w:rsidR="00D2166E" w:rsidRPr="003E28CF" w:rsidRDefault="00D2166E" w:rsidP="00D2166E">
      <w:pPr>
        <w:pStyle w:val="Prrafodelista"/>
        <w:numPr>
          <w:ilvl w:val="0"/>
          <w:numId w:val="1"/>
        </w:numPr>
        <w:rPr>
          <w:ins w:id="391" w:author="Augusto Bustamante" w:date="2024-07-13T18:06:00Z" w16du:dateUtc="2024-07-13T16:06:00Z"/>
        </w:rPr>
      </w:pPr>
      <w:ins w:id="392" w:author="Augusto Bustamante" w:date="2024-07-13T18:06:00Z" w16du:dateUtc="2024-07-13T16:06:00Z">
        <w:r w:rsidRPr="003E28CF">
          <w:t>Insurance</w:t>
        </w:r>
      </w:ins>
    </w:p>
    <w:p w14:paraId="43DB3FBE" w14:textId="301EFF63" w:rsidR="00D2166E" w:rsidRPr="003E28CF" w:rsidRDefault="00D2166E" w:rsidP="00D2166E">
      <w:pPr>
        <w:rPr>
          <w:ins w:id="393" w:author="Augusto Bustamante" w:date="2024-07-13T18:07:00Z" w16du:dateUtc="2024-07-13T16:07:00Z"/>
        </w:rPr>
      </w:pPr>
      <w:ins w:id="394" w:author="Augusto Bustamante" w:date="2024-07-13T18:06:00Z" w16du:dateUtc="2024-07-13T16:06:00Z">
        <w:r w:rsidRPr="003E28CF">
          <w:t xml:space="preserve">In the Insurance which can be part of the </w:t>
        </w:r>
      </w:ins>
      <w:ins w:id="395" w:author="Augusto Bustamante" w:date="2024-07-13T18:07:00Z" w16du:dateUtc="2024-07-13T16:07:00Z">
        <w:r w:rsidRPr="003E28CF">
          <w:t>c</w:t>
        </w:r>
      </w:ins>
      <w:ins w:id="396" w:author="Augusto Bustamante" w:date="2024-07-13T18:06:00Z" w16du:dateUtc="2024-07-13T16:06:00Z">
        <w:r w:rsidRPr="003E28CF">
          <w:t xml:space="preserve">ontract or an </w:t>
        </w:r>
      </w:ins>
      <w:ins w:id="397" w:author="Augusto Bustamante" w:date="2024-07-13T18:07:00Z" w16du:dateUtc="2024-07-13T16:07:00Z">
        <w:r w:rsidRPr="003E28CF">
          <w:t>a</w:t>
        </w:r>
      </w:ins>
      <w:ins w:id="398" w:author="Augusto Bustamante" w:date="2024-07-13T18:06:00Z" w16du:dateUtc="2024-07-13T16:06:00Z">
        <w:r w:rsidRPr="003E28CF">
          <w:t xml:space="preserve">nnex </w:t>
        </w:r>
      </w:ins>
      <w:ins w:id="399" w:author="Augusto Bustamante" w:date="2024-07-13T18:07:00Z" w16du:dateUtc="2024-07-13T16:07:00Z">
        <w:r w:rsidRPr="003E28CF">
          <w:t>to the contract we will have normally two parts: Employers Insurance and Contractors Insurance.</w:t>
        </w:r>
      </w:ins>
    </w:p>
    <w:p w14:paraId="01131025" w14:textId="77777777" w:rsidR="00D2166E" w:rsidRDefault="00D2166E" w:rsidP="00D2166E">
      <w:pPr>
        <w:rPr>
          <w:ins w:id="400" w:author="Augusto Bustamante" w:date="2024-07-16T22:34:00Z" w16du:dateUtc="2024-07-16T20:34:00Z"/>
          <w:b/>
          <w:bCs/>
        </w:rPr>
      </w:pPr>
    </w:p>
    <w:p w14:paraId="0DF5CDFE" w14:textId="0D8EC52B" w:rsidR="00E60D3A" w:rsidRDefault="00E60D3A" w:rsidP="00D2166E">
      <w:pPr>
        <w:rPr>
          <w:ins w:id="401" w:author="Augusto Bustamante" w:date="2024-07-16T22:34:00Z" w16du:dateUtc="2024-07-16T20:34:00Z"/>
          <w:b/>
          <w:bCs/>
        </w:rPr>
      </w:pPr>
      <w:ins w:id="402" w:author="Augusto Bustamante" w:date="2024-07-16T22:34:00Z" w16du:dateUtc="2024-07-16T20:34:00Z">
        <w:r>
          <w:rPr>
            <w:b/>
            <w:bCs/>
          </w:rPr>
          <w:t>Claims</w:t>
        </w:r>
      </w:ins>
    </w:p>
    <w:p w14:paraId="66112BFF" w14:textId="77777777" w:rsidR="00E60D3A" w:rsidRDefault="00E60D3A" w:rsidP="00D2166E">
      <w:pPr>
        <w:rPr>
          <w:ins w:id="403" w:author="Augusto Bustamante" w:date="2024-07-16T22:40:00Z" w16du:dateUtc="2024-07-16T20:40:00Z"/>
          <w:b/>
          <w:bCs/>
        </w:rPr>
      </w:pPr>
    </w:p>
    <w:p w14:paraId="2A27FB7F" w14:textId="3DB91892" w:rsidR="00E60D3A" w:rsidRDefault="00E60D3A" w:rsidP="00D2166E">
      <w:pPr>
        <w:rPr>
          <w:ins w:id="404" w:author="Augusto Bustamante" w:date="2024-07-16T22:46:00Z" w16du:dateUtc="2024-07-16T20:46:00Z"/>
          <w:b/>
          <w:bCs/>
        </w:rPr>
      </w:pPr>
      <w:ins w:id="405" w:author="Augusto Bustamante" w:date="2024-07-16T22:40:00Z" w16du:dateUtc="2024-07-16T20:40:00Z">
        <w:r>
          <w:rPr>
            <w:b/>
            <w:bCs/>
          </w:rPr>
          <w:t xml:space="preserve">Collision of two vessels outside of the </w:t>
        </w:r>
      </w:ins>
      <w:ins w:id="406" w:author="Augusto Bustamante" w:date="2024-07-16T22:41:00Z" w16du:dateUtc="2024-07-16T20:41:00Z">
        <w:r>
          <w:rPr>
            <w:b/>
            <w:bCs/>
          </w:rPr>
          <w:t>construction field</w:t>
        </w:r>
      </w:ins>
    </w:p>
    <w:p w14:paraId="370628CC" w14:textId="5271ABA4" w:rsidR="006705ED" w:rsidRDefault="006705ED" w:rsidP="00D2166E">
      <w:pPr>
        <w:rPr>
          <w:ins w:id="407" w:author="Augusto Bustamante" w:date="2024-07-16T22:56:00Z" w16du:dateUtc="2024-07-16T20:56:00Z"/>
        </w:rPr>
      </w:pPr>
      <w:ins w:id="408" w:author="Augusto Bustamante" w:date="2024-07-16T22:56:00Z" w16du:dateUtc="2024-07-16T20:56:00Z">
        <w:r>
          <w:rPr>
            <w:rStyle w:val="Textoennegrita"/>
          </w:rPr>
          <w:t>Incident Overview:</w:t>
        </w:r>
      </w:ins>
    </w:p>
    <w:p w14:paraId="5982C65E" w14:textId="7E2331AB" w:rsidR="00493840" w:rsidRDefault="00493840" w:rsidP="00D2166E">
      <w:pPr>
        <w:rPr>
          <w:ins w:id="409" w:author="Augusto Bustamante" w:date="2024-07-16T23:00:00Z" w16du:dateUtc="2024-07-16T21:00:00Z"/>
        </w:rPr>
      </w:pPr>
      <w:ins w:id="410" w:author="Augusto Bustamante" w:date="2024-07-16T22:47:00Z" w16du:dateUtc="2024-07-16T20:47:00Z">
        <w:r w:rsidRPr="003E28CF">
          <w:t xml:space="preserve">A third-party Vessel collided with the port side bow entrance of the transporting barge while the barge was transporting three monopiles and two transition pieces. The collision resulted in damage to both the barge and </w:t>
        </w:r>
      </w:ins>
      <w:ins w:id="411" w:author="Augusto Bustamante" w:date="2024-07-16T22:57:00Z" w16du:dateUtc="2024-07-16T20:57:00Z">
        <w:r w:rsidR="006705ED">
          <w:t xml:space="preserve">the </w:t>
        </w:r>
      </w:ins>
      <w:ins w:id="412" w:author="Augusto Bustamante" w:date="2024-07-16T22:47:00Z" w16du:dateUtc="2024-07-16T20:47:00Z">
        <w:r w:rsidRPr="003E28CF">
          <w:t>surface damage to the monopile.</w:t>
        </w:r>
      </w:ins>
      <w:ins w:id="413" w:author="Augusto Bustamante" w:date="2024-07-16T22:56:00Z" w16du:dateUtc="2024-07-16T20:56:00Z">
        <w:r w:rsidR="006705ED">
          <w:t xml:space="preserve"> </w:t>
        </w:r>
      </w:ins>
      <w:ins w:id="414" w:author="Augusto Bustamante" w:date="2024-07-16T23:09:00Z" w16du:dateUtc="2024-07-16T21:09:00Z">
        <w:r w:rsidR="00D763D5">
          <w:t xml:space="preserve">No person was injured in the accident, </w:t>
        </w:r>
      </w:ins>
      <w:ins w:id="415" w:author="Augusto Bustamante" w:date="2024-07-16T23:10:00Z" w16du:dateUtc="2024-07-16T21:10:00Z">
        <w:r w:rsidR="00D763D5">
          <w:t>and there is no oil spilled out of the barge, since the barge was</w:t>
        </w:r>
      </w:ins>
      <w:ins w:id="416" w:author="Augusto Bustamante" w:date="2024-07-16T23:11:00Z" w16du:dateUtc="2024-07-16T21:11:00Z">
        <w:r w:rsidR="00D763D5">
          <w:t xml:space="preserve"> being</w:t>
        </w:r>
      </w:ins>
      <w:ins w:id="417" w:author="Augusto Bustamante" w:date="2024-07-16T23:10:00Z" w16du:dateUtc="2024-07-16T21:10:00Z">
        <w:r w:rsidR="00D763D5">
          <w:t xml:space="preserve"> tugged by </w:t>
        </w:r>
      </w:ins>
      <w:ins w:id="418" w:author="Augusto Bustamante" w:date="2024-07-16T23:11:00Z" w16du:dateUtc="2024-07-16T21:11:00Z">
        <w:r w:rsidR="00D763D5">
          <w:t>tugboats</w:t>
        </w:r>
      </w:ins>
      <w:ins w:id="419" w:author="Augusto Bustamante" w:date="2024-07-16T23:10:00Z" w16du:dateUtc="2024-07-16T21:10:00Z">
        <w:r w:rsidR="00D763D5">
          <w:t xml:space="preserve">. </w:t>
        </w:r>
      </w:ins>
      <w:ins w:id="420" w:author="Augusto Bustamante" w:date="2024-07-16T22:56:00Z" w16du:dateUtc="2024-07-16T20:56:00Z">
        <w:r w:rsidR="006705ED">
          <w:t xml:space="preserve">This happened </w:t>
        </w:r>
      </w:ins>
      <w:ins w:id="421" w:author="Augusto Bustamante" w:date="2024-07-16T22:57:00Z" w16du:dateUtc="2024-07-16T20:57:00Z">
        <w:r w:rsidR="006705ED">
          <w:t>on</w:t>
        </w:r>
      </w:ins>
      <w:ins w:id="422" w:author="Augusto Bustamante" w:date="2024-07-16T22:56:00Z" w16du:dateUtc="2024-07-16T20:56:00Z">
        <w:r w:rsidR="006705ED">
          <w:t xml:space="preserve"> the way to the construction field offshore.</w:t>
        </w:r>
      </w:ins>
    </w:p>
    <w:p w14:paraId="75F6D028" w14:textId="1BE3C851" w:rsidR="006705ED" w:rsidRPr="0039065E" w:rsidRDefault="006705ED" w:rsidP="00D2166E">
      <w:pPr>
        <w:rPr>
          <w:ins w:id="423" w:author="Augusto Bustamante" w:date="2024-07-16T22:57:00Z" w16du:dateUtc="2024-07-16T20:57:00Z"/>
        </w:rPr>
      </w:pPr>
      <w:ins w:id="424" w:author="Augusto Bustamante" w:date="2024-07-16T23:00:00Z" w16du:dateUtc="2024-07-16T21:00:00Z">
        <w:r>
          <w:t>In this incident</w:t>
        </w:r>
      </w:ins>
      <w:ins w:id="425" w:author="Augusto Bustamante" w:date="2024-07-16T23:11:00Z" w16du:dateUtc="2024-07-16T21:11:00Z">
        <w:r w:rsidR="00D763D5">
          <w:t>,</w:t>
        </w:r>
      </w:ins>
      <w:ins w:id="426" w:author="Augusto Bustamante" w:date="2024-07-16T23:00:00Z" w16du:dateUtc="2024-07-16T21:00:00Z">
        <w:r>
          <w:t xml:space="preserve"> we have </w:t>
        </w:r>
        <w:r w:rsidRPr="0039065E">
          <w:t>four main aspects to consider from the insurance perspective:</w:t>
        </w:r>
      </w:ins>
    </w:p>
    <w:p w14:paraId="019C61BA" w14:textId="0A9AD4C7" w:rsidR="006705ED" w:rsidRPr="0039065E" w:rsidRDefault="006705ED" w:rsidP="00D2166E">
      <w:pPr>
        <w:rPr>
          <w:ins w:id="427" w:author="Augusto Bustamante" w:date="2024-07-16T22:58:00Z" w16du:dateUtc="2024-07-16T20:58:00Z"/>
        </w:rPr>
      </w:pPr>
      <w:ins w:id="428" w:author="Augusto Bustamante" w:date="2024-07-16T22:58:00Z" w16du:dateUtc="2024-07-16T20:58:00Z">
        <w:r w:rsidRPr="0039065E">
          <w:t>Barge, Monopiles and Transition Pieces, Personnel and Environment.</w:t>
        </w:r>
      </w:ins>
      <w:ins w:id="429" w:author="Augusto Bustamante" w:date="2024-07-16T23:02:00Z" w16du:dateUtc="2024-07-16T21:02:00Z">
        <w:r w:rsidRPr="0039065E">
          <w:t xml:space="preserve"> We will </w:t>
        </w:r>
      </w:ins>
      <w:ins w:id="430" w:author="Augusto Bustamante" w:date="2024-07-16T23:10:00Z" w16du:dateUtc="2024-07-16T21:10:00Z">
        <w:r w:rsidR="00D763D5" w:rsidRPr="0039065E">
          <w:t>analyse</w:t>
        </w:r>
      </w:ins>
      <w:ins w:id="431" w:author="Augusto Bustamante" w:date="2024-07-16T23:02:00Z" w16du:dateUtc="2024-07-16T21:02:00Z">
        <w:r w:rsidRPr="0039065E">
          <w:t xml:space="preserve"> one by one.</w:t>
        </w:r>
      </w:ins>
    </w:p>
    <w:p w14:paraId="3FE6CAA7" w14:textId="57BDEE6C" w:rsidR="006705ED" w:rsidRPr="00BB13C2" w:rsidRDefault="006705ED" w:rsidP="003E28CF">
      <w:pPr>
        <w:pStyle w:val="Prrafodelista"/>
        <w:numPr>
          <w:ilvl w:val="0"/>
          <w:numId w:val="3"/>
        </w:numPr>
        <w:rPr>
          <w:ins w:id="432" w:author="Augusto Bustamante" w:date="2024-07-16T22:48:00Z" w16du:dateUtc="2024-07-16T20:48:00Z"/>
          <w:b/>
          <w:bCs/>
        </w:rPr>
      </w:pPr>
      <w:ins w:id="433" w:author="Augusto Bustamante" w:date="2024-07-16T22:58:00Z" w16du:dateUtc="2024-07-16T20:58:00Z">
        <w:r w:rsidRPr="00BB13C2">
          <w:rPr>
            <w:b/>
            <w:bCs/>
          </w:rPr>
          <w:t>Barge:</w:t>
        </w:r>
      </w:ins>
    </w:p>
    <w:p w14:paraId="1724D6D4" w14:textId="13BAAD39" w:rsidR="006705ED" w:rsidRPr="0039065E" w:rsidRDefault="00493840" w:rsidP="00D2166E">
      <w:pPr>
        <w:rPr>
          <w:ins w:id="434" w:author="Augusto Bustamante" w:date="2024-07-16T23:01:00Z" w16du:dateUtc="2024-07-16T21:01:00Z"/>
        </w:rPr>
      </w:pPr>
      <w:ins w:id="435" w:author="Augusto Bustamante" w:date="2024-07-16T22:48:00Z" w16du:dateUtc="2024-07-16T20:48:00Z">
        <w:r w:rsidRPr="0039065E">
          <w:lastRenderedPageBreak/>
          <w:t xml:space="preserve">Following the incident, the </w:t>
        </w:r>
      </w:ins>
      <w:ins w:id="436" w:author="Augusto Bustamante" w:date="2024-07-16T22:49:00Z" w16du:dateUtc="2024-07-16T20:49:00Z">
        <w:r w:rsidRPr="0039065E">
          <w:t>barge</w:t>
        </w:r>
      </w:ins>
      <w:ins w:id="437" w:author="Augusto Bustamante" w:date="2024-07-16T22:56:00Z" w16du:dateUtc="2024-07-16T20:56:00Z">
        <w:r w:rsidR="006705ED" w:rsidRPr="0039065E">
          <w:t xml:space="preserve"> could navigate back to the marshalling </w:t>
        </w:r>
      </w:ins>
      <w:ins w:id="438" w:author="Augusto Bustamante" w:date="2024-07-16T23:10:00Z" w16du:dateUtc="2024-07-16T21:10:00Z">
        <w:r w:rsidR="00D763D5" w:rsidRPr="0039065E">
          <w:t>harbour,</w:t>
        </w:r>
      </w:ins>
      <w:ins w:id="439" w:author="Augusto Bustamante" w:date="2024-07-16T22:56:00Z" w16du:dateUtc="2024-07-16T20:56:00Z">
        <w:r w:rsidR="006705ED" w:rsidRPr="0039065E">
          <w:t xml:space="preserve"> and it</w:t>
        </w:r>
      </w:ins>
      <w:ins w:id="440" w:author="Augusto Bustamante" w:date="2024-07-16T22:48:00Z" w16du:dateUtc="2024-07-16T20:48:00Z">
        <w:r w:rsidRPr="0039065E">
          <w:t xml:space="preserve"> was safely moored in </w:t>
        </w:r>
      </w:ins>
      <w:ins w:id="441" w:author="Augusto Bustamante" w:date="2024-07-16T22:49:00Z" w16du:dateUtc="2024-07-16T20:49:00Z">
        <w:r w:rsidRPr="0039065E">
          <w:t xml:space="preserve">the </w:t>
        </w:r>
      </w:ins>
      <w:ins w:id="442" w:author="Augusto Bustamante" w:date="2024-07-16T22:57:00Z" w16du:dateUtc="2024-07-16T20:57:00Z">
        <w:r w:rsidR="006705ED" w:rsidRPr="0039065E">
          <w:t>harbour</w:t>
        </w:r>
      </w:ins>
      <w:ins w:id="443" w:author="Augusto Bustamante" w:date="2024-07-16T22:48:00Z" w16du:dateUtc="2024-07-16T20:48:00Z">
        <w:r w:rsidRPr="0039065E">
          <w:t xml:space="preserve">. An initial inspection was conducted on the barge's hull, revealing the extent of the damage. Divers are scheduled to assess the barge's underside for further damage. </w:t>
        </w:r>
      </w:ins>
    </w:p>
    <w:p w14:paraId="66EBE732" w14:textId="155C945C" w:rsidR="006705ED" w:rsidRPr="0039065E" w:rsidRDefault="006705ED" w:rsidP="00D2166E">
      <w:pPr>
        <w:rPr>
          <w:ins w:id="444" w:author="Augusto Bustamante" w:date="2024-07-16T23:04:00Z" w16du:dateUtc="2024-07-16T21:04:00Z"/>
        </w:rPr>
      </w:pPr>
      <w:ins w:id="445" w:author="Augusto Bustamante" w:date="2024-07-16T23:01:00Z" w16du:dateUtc="2024-07-16T21:01:00Z">
        <w:r w:rsidRPr="0039065E">
          <w:t>T&amp;I Contractor Insurances:</w:t>
        </w:r>
      </w:ins>
    </w:p>
    <w:p w14:paraId="05FB7300" w14:textId="71D21A16" w:rsidR="0039065E" w:rsidRPr="003E28CF" w:rsidRDefault="0039065E" w:rsidP="003E28CF">
      <w:pPr>
        <w:spacing w:after="0" w:line="240" w:lineRule="auto"/>
        <w:rPr>
          <w:ins w:id="446" w:author="Augusto Bustamante" w:date="2024-07-16T23:01:00Z" w16du:dateUtc="2024-07-16T21:01:00Z"/>
          <w:rFonts w:eastAsia="Times New Roman" w:cstheme="minorHAnsi"/>
          <w:kern w:val="0"/>
          <w:lang w:eastAsia="en-GB"/>
          <w14:ligatures w14:val="none"/>
        </w:rPr>
      </w:pPr>
      <w:ins w:id="447" w:author="Augusto Bustamante" w:date="2024-07-16T23:04:00Z" w16du:dateUtc="2024-07-16T21:04:00Z">
        <w:r w:rsidRPr="003E28CF">
          <w:rPr>
            <w:rFonts w:eastAsia="Times New Roman" w:cstheme="minorHAnsi"/>
            <w:kern w:val="0"/>
            <w:lang w:eastAsia="en-GB"/>
            <w14:ligatures w14:val="none"/>
          </w:rPr>
          <w:t xml:space="preserve">Since the CAR Insurance does not cover any Vessel related claim, the T&amp;I Contract will submit an insurance claim to their broker for the damage caused to their barge. </w:t>
        </w:r>
      </w:ins>
    </w:p>
    <w:p w14:paraId="39F63506" w14:textId="7B67F41D" w:rsidR="006705ED" w:rsidRPr="0039065E" w:rsidRDefault="006705ED" w:rsidP="006705ED">
      <w:pPr>
        <w:pStyle w:val="Prrafodelista"/>
        <w:numPr>
          <w:ilvl w:val="0"/>
          <w:numId w:val="2"/>
        </w:numPr>
        <w:rPr>
          <w:ins w:id="448" w:author="Augusto Bustamante" w:date="2024-07-16T23:02:00Z" w16du:dateUtc="2024-07-16T21:02:00Z"/>
        </w:rPr>
      </w:pPr>
      <w:ins w:id="449" w:author="Augusto Bustamante" w:date="2024-07-16T23:02:00Z" w16du:dateUtc="2024-07-16T21:02:00Z">
        <w:r w:rsidRPr="0039065E">
          <w:t>Hull and Machinery</w:t>
        </w:r>
      </w:ins>
      <w:ins w:id="450" w:author="Augusto Bustamante" w:date="2024-07-16T23:22:00Z" w16du:dateUtc="2024-07-16T21:22:00Z">
        <w:r w:rsidR="003E28CF">
          <w:t xml:space="preserve"> (H&amp;M)</w:t>
        </w:r>
      </w:ins>
      <w:ins w:id="451" w:author="Augusto Bustamante" w:date="2024-07-16T23:02:00Z" w16du:dateUtc="2024-07-16T21:02:00Z">
        <w:r w:rsidRPr="0039065E">
          <w:t>:</w:t>
        </w:r>
      </w:ins>
      <w:ins w:id="452" w:author="Augusto Bustamante" w:date="2024-07-16T23:05:00Z" w16du:dateUtc="2024-07-16T21:05:00Z">
        <w:r w:rsidR="0039065E" w:rsidRPr="0039065E">
          <w:t xml:space="preserve"> </w:t>
        </w:r>
      </w:ins>
      <w:ins w:id="453" w:author="Augusto Bustamante" w:date="2024-07-16T23:06:00Z" w16du:dateUtc="2024-07-16T21:06:00Z">
        <w:r w:rsidR="0039065E" w:rsidRPr="0039065E">
          <w:t>Covers physical damage to the barge. The T&amp;I contractor submitted a claim to their insurer, who assigned a damage surveyor to assess the extent of the barge’s damage.</w:t>
        </w:r>
      </w:ins>
      <w:ins w:id="454" w:author="Augusto Bustamante" w:date="2024-07-16T23:20:00Z" w16du:dateUtc="2024-07-16T21:20:00Z">
        <w:r w:rsidR="003E28CF" w:rsidRPr="003E28CF">
          <w:rPr>
            <w:rFonts w:eastAsia="Times New Roman" w:cstheme="minorHAnsi"/>
            <w:kern w:val="0"/>
            <w:lang w:eastAsia="en-GB"/>
            <w14:ligatures w14:val="none"/>
          </w:rPr>
          <w:t xml:space="preserve"> The T&amp;I Contractor believes the </w:t>
        </w:r>
        <w:r w:rsidR="003E28CF" w:rsidRPr="00D763D5">
          <w:rPr>
            <w:rFonts w:cstheme="minorHAnsi"/>
          </w:rPr>
          <w:t xml:space="preserve">third-party Vessel </w:t>
        </w:r>
        <w:r w:rsidR="003E28CF" w:rsidRPr="003E28CF">
          <w:rPr>
            <w:rFonts w:eastAsia="Times New Roman" w:cstheme="minorHAnsi"/>
            <w:kern w:val="0"/>
            <w:lang w:eastAsia="en-GB"/>
            <w14:ligatures w14:val="none"/>
          </w:rPr>
          <w:t>is at fault and plans to subrogate the claim to the vessel owner's insurer.</w:t>
        </w:r>
      </w:ins>
    </w:p>
    <w:p w14:paraId="23AF88E8" w14:textId="15027DD9" w:rsidR="003E28CF" w:rsidRDefault="006705ED" w:rsidP="003E28CF">
      <w:pPr>
        <w:pStyle w:val="Prrafodelista"/>
        <w:numPr>
          <w:ilvl w:val="0"/>
          <w:numId w:val="2"/>
        </w:numPr>
        <w:rPr>
          <w:ins w:id="455" w:author="Augusto Bustamante" w:date="2024-07-16T23:23:00Z" w16du:dateUtc="2024-07-16T21:23:00Z"/>
          <w:rFonts w:cstheme="minorHAnsi"/>
        </w:rPr>
      </w:pPr>
      <w:ins w:id="456" w:author="Augusto Bustamante" w:date="2024-07-16T23:02:00Z" w16du:dateUtc="2024-07-16T21:02:00Z">
        <w:r w:rsidRPr="00D763D5">
          <w:rPr>
            <w:rFonts w:cstheme="minorHAnsi"/>
          </w:rPr>
          <w:t>P&amp;I:</w:t>
        </w:r>
      </w:ins>
      <w:ins w:id="457" w:author="Augusto Bustamante" w:date="2024-07-16T23:05:00Z" w16du:dateUtc="2024-07-16T21:05:00Z">
        <w:r w:rsidR="0039065E" w:rsidRPr="00D763D5">
          <w:rPr>
            <w:rFonts w:cstheme="minorHAnsi"/>
          </w:rPr>
          <w:t xml:space="preserve"> This is a third-party liability insurance. </w:t>
        </w:r>
      </w:ins>
      <w:ins w:id="458" w:author="Augusto Bustamante" w:date="2024-07-16T23:20:00Z" w16du:dateUtc="2024-07-16T21:20:00Z">
        <w:r w:rsidR="003E28CF">
          <w:rPr>
            <w:rFonts w:cstheme="minorHAnsi"/>
          </w:rPr>
          <w:t xml:space="preserve">This insurance will kick in, if it is found, that the Contractor </w:t>
        </w:r>
      </w:ins>
      <w:ins w:id="459" w:author="Augusto Bustamante" w:date="2024-07-16T23:21:00Z" w16du:dateUtc="2024-07-16T21:21:00Z">
        <w:r w:rsidR="003E28CF">
          <w:rPr>
            <w:rFonts w:cstheme="minorHAnsi"/>
          </w:rPr>
          <w:t>caused damage to the other Ve</w:t>
        </w:r>
      </w:ins>
      <w:ins w:id="460" w:author="Augusto Bustamante" w:date="2024-07-16T23:22:00Z" w16du:dateUtc="2024-07-16T21:22:00Z">
        <w:r w:rsidR="003E28CF">
          <w:rPr>
            <w:rFonts w:cstheme="minorHAnsi"/>
          </w:rPr>
          <w:t>ssel, in excess of the H&amp;M cover.</w:t>
        </w:r>
      </w:ins>
    </w:p>
    <w:p w14:paraId="1A03AC86" w14:textId="77777777" w:rsidR="003E28CF" w:rsidRPr="003E28CF" w:rsidRDefault="003E28CF" w:rsidP="00BB13C2">
      <w:pPr>
        <w:pStyle w:val="Prrafodelista"/>
        <w:rPr>
          <w:ins w:id="461" w:author="Augusto Bustamante" w:date="2024-07-16T23:02:00Z" w16du:dateUtc="2024-07-16T21:02:00Z"/>
          <w:rFonts w:cstheme="minorHAnsi"/>
        </w:rPr>
      </w:pPr>
    </w:p>
    <w:p w14:paraId="7D239090" w14:textId="52F2BD21" w:rsidR="006705ED" w:rsidRPr="00BB13C2" w:rsidRDefault="006705ED" w:rsidP="003E28CF">
      <w:pPr>
        <w:pStyle w:val="Prrafodelista"/>
        <w:numPr>
          <w:ilvl w:val="0"/>
          <w:numId w:val="3"/>
        </w:numPr>
        <w:rPr>
          <w:ins w:id="462" w:author="Augusto Bustamante" w:date="2024-07-16T22:58:00Z" w16du:dateUtc="2024-07-16T20:58:00Z"/>
          <w:rFonts w:cstheme="minorHAnsi"/>
          <w:b/>
          <w:bCs/>
        </w:rPr>
      </w:pPr>
      <w:ins w:id="463" w:author="Augusto Bustamante" w:date="2024-07-16T22:59:00Z" w16du:dateUtc="2024-07-16T20:59:00Z">
        <w:r w:rsidRPr="00BB13C2">
          <w:rPr>
            <w:rFonts w:cstheme="minorHAnsi"/>
            <w:b/>
            <w:bCs/>
          </w:rPr>
          <w:t>Monopiles and Transition Pieces</w:t>
        </w:r>
      </w:ins>
    </w:p>
    <w:p w14:paraId="37756003" w14:textId="434ED7DA" w:rsidR="00E60D3A" w:rsidRPr="00D763D5" w:rsidRDefault="006705ED" w:rsidP="006705ED">
      <w:pPr>
        <w:rPr>
          <w:ins w:id="464" w:author="Augusto Bustamante" w:date="2024-07-16T23:03:00Z" w16du:dateUtc="2024-07-16T21:03:00Z"/>
          <w:rFonts w:cstheme="minorHAnsi"/>
        </w:rPr>
      </w:pPr>
      <w:ins w:id="465" w:author="Augusto Bustamante" w:date="2024-07-16T23:03:00Z" w16du:dateUtc="2024-07-16T21:03:00Z">
        <w:r w:rsidRPr="0039065E">
          <w:t xml:space="preserve">In the </w:t>
        </w:r>
      </w:ins>
      <w:ins w:id="466" w:author="Augusto Bustamante" w:date="2024-07-16T23:08:00Z" w16du:dateUtc="2024-07-16T21:08:00Z">
        <w:r w:rsidR="00D763D5" w:rsidRPr="0039065E">
          <w:t>first initial</w:t>
        </w:r>
      </w:ins>
      <w:ins w:id="467" w:author="Augusto Bustamante" w:date="2024-07-16T22:48:00Z" w16du:dateUtc="2024-07-16T20:48:00Z">
        <w:r w:rsidR="00493840" w:rsidRPr="0039065E">
          <w:t xml:space="preserve"> inspections indicate only surface-level damage to the monopile, a thorough </w:t>
        </w:r>
        <w:r w:rsidR="00493840" w:rsidRPr="00D763D5">
          <w:rPr>
            <w:rFonts w:cstheme="minorHAnsi"/>
          </w:rPr>
          <w:t>examination is necessary to rule out any structural impact.</w:t>
        </w:r>
      </w:ins>
    </w:p>
    <w:p w14:paraId="04B4463B" w14:textId="45E446A3" w:rsidR="00E74C7F" w:rsidRPr="003E28CF" w:rsidRDefault="006705ED" w:rsidP="003E28CF">
      <w:pPr>
        <w:pStyle w:val="Prrafodelista"/>
        <w:numPr>
          <w:ilvl w:val="0"/>
          <w:numId w:val="5"/>
        </w:numPr>
        <w:rPr>
          <w:ins w:id="468" w:author="Augusto Bustamante" w:date="2024-07-16T22:51:00Z" w16du:dateUtc="2024-07-16T20:51:00Z"/>
          <w:rFonts w:cstheme="minorHAnsi"/>
        </w:rPr>
      </w:pPr>
      <w:ins w:id="469" w:author="Augusto Bustamante" w:date="2024-07-16T23:03:00Z" w16du:dateUtc="2024-07-16T21:03:00Z">
        <w:r w:rsidRPr="00D763D5">
          <w:rPr>
            <w:rFonts w:cstheme="minorHAnsi"/>
          </w:rPr>
          <w:t>CAR</w:t>
        </w:r>
      </w:ins>
      <w:ins w:id="470" w:author="Augusto Bustamante" w:date="2024-07-16T23:07:00Z" w16du:dateUtc="2024-07-16T21:07:00Z">
        <w:r w:rsidR="0039065E" w:rsidRPr="003E28CF">
          <w:rPr>
            <w:rFonts w:cstheme="minorHAnsi"/>
          </w:rPr>
          <w:t xml:space="preserve"> </w:t>
        </w:r>
      </w:ins>
      <w:ins w:id="471" w:author="Augusto Bustamante" w:date="2024-07-16T23:03:00Z" w16du:dateUtc="2024-07-16T21:03:00Z">
        <w:r w:rsidRPr="003E28CF">
          <w:rPr>
            <w:rFonts w:cstheme="minorHAnsi"/>
          </w:rPr>
          <w:t>Insurance</w:t>
        </w:r>
      </w:ins>
      <w:ins w:id="472" w:author="Augusto Bustamante" w:date="2024-07-16T23:07:00Z" w16du:dateUtc="2024-07-16T21:07:00Z">
        <w:r w:rsidR="0039065E" w:rsidRPr="003E28CF">
          <w:rPr>
            <w:rFonts w:cstheme="minorHAnsi"/>
          </w:rPr>
          <w:t xml:space="preserve">: </w:t>
        </w:r>
      </w:ins>
      <w:ins w:id="473" w:author="Augusto Bustamante" w:date="2024-07-16T22:51:00Z" w16du:dateUtc="2024-07-16T20:51:00Z">
        <w:r w:rsidR="00E74C7F" w:rsidRPr="003E28CF">
          <w:rPr>
            <w:rFonts w:eastAsia="Times New Roman" w:cstheme="minorHAnsi"/>
            <w:kern w:val="0"/>
            <w:lang w:eastAsia="en-GB"/>
            <w14:ligatures w14:val="none"/>
          </w:rPr>
          <w:t xml:space="preserve">Meanwhile, </w:t>
        </w:r>
      </w:ins>
      <w:ins w:id="474" w:author="Augusto Bustamante" w:date="2024-07-16T22:52:00Z" w16du:dateUtc="2024-07-16T20:52:00Z">
        <w:r w:rsidR="00E74C7F" w:rsidRPr="003E28CF">
          <w:rPr>
            <w:rFonts w:eastAsia="Times New Roman" w:cstheme="minorHAnsi"/>
            <w:kern w:val="0"/>
            <w:lang w:eastAsia="en-GB"/>
            <w14:ligatures w14:val="none"/>
          </w:rPr>
          <w:t>the Project</w:t>
        </w:r>
      </w:ins>
      <w:ins w:id="475" w:author="Augusto Bustamante" w:date="2024-07-16T22:51:00Z" w16du:dateUtc="2024-07-16T20:51:00Z">
        <w:r w:rsidR="00E74C7F" w:rsidRPr="003E28CF">
          <w:rPr>
            <w:rFonts w:eastAsia="Times New Roman" w:cstheme="minorHAnsi"/>
            <w:kern w:val="0"/>
            <w:lang w:eastAsia="en-GB"/>
            <w14:ligatures w14:val="none"/>
          </w:rPr>
          <w:t xml:space="preserve"> contacted their insurance broker, and filed a claim with </w:t>
        </w:r>
      </w:ins>
      <w:ins w:id="476" w:author="Augusto Bustamante" w:date="2024-07-16T22:52:00Z" w16du:dateUtc="2024-07-16T20:52:00Z">
        <w:r w:rsidR="00E74C7F" w:rsidRPr="003E28CF">
          <w:rPr>
            <w:rFonts w:eastAsia="Times New Roman" w:cstheme="minorHAnsi"/>
            <w:kern w:val="0"/>
            <w:lang w:eastAsia="en-GB"/>
            <w14:ligatures w14:val="none"/>
          </w:rPr>
          <w:t>the Insurer</w:t>
        </w:r>
      </w:ins>
      <w:ins w:id="477" w:author="Augusto Bustamante" w:date="2024-07-16T22:51:00Z" w16du:dateUtc="2024-07-16T20:51:00Z">
        <w:r w:rsidR="00E74C7F" w:rsidRPr="003E28CF">
          <w:rPr>
            <w:rFonts w:eastAsia="Times New Roman" w:cstheme="minorHAnsi"/>
            <w:kern w:val="0"/>
            <w:lang w:eastAsia="en-GB"/>
            <w14:ligatures w14:val="none"/>
          </w:rPr>
          <w:t xml:space="preserve"> for the potential damage to the monopile. Awaiting a detailed damage report, </w:t>
        </w:r>
      </w:ins>
      <w:ins w:id="478" w:author="Augusto Bustamante" w:date="2024-07-16T22:52:00Z" w16du:dateUtc="2024-07-16T20:52:00Z">
        <w:r w:rsidR="00E74C7F" w:rsidRPr="003E28CF">
          <w:rPr>
            <w:rFonts w:eastAsia="Times New Roman" w:cstheme="minorHAnsi"/>
            <w:kern w:val="0"/>
            <w:lang w:eastAsia="en-GB"/>
            <w14:ligatures w14:val="none"/>
          </w:rPr>
          <w:t>the Insurer</w:t>
        </w:r>
      </w:ins>
      <w:ins w:id="479" w:author="Augusto Bustamante" w:date="2024-07-16T22:51:00Z" w16du:dateUtc="2024-07-16T20:51:00Z">
        <w:r w:rsidR="00E74C7F" w:rsidRPr="003E28CF">
          <w:rPr>
            <w:rFonts w:eastAsia="Times New Roman" w:cstheme="minorHAnsi"/>
            <w:kern w:val="0"/>
            <w:lang w:eastAsia="en-GB"/>
            <w14:ligatures w14:val="none"/>
          </w:rPr>
          <w:t xml:space="preserve"> has not yet commissioned additional technical experts.</w:t>
        </w:r>
      </w:ins>
    </w:p>
    <w:p w14:paraId="3414914A" w14:textId="18BC72B2" w:rsidR="00E74C7F" w:rsidRPr="003E28CF" w:rsidRDefault="00E74C7F" w:rsidP="00E74C7F">
      <w:pPr>
        <w:spacing w:after="0" w:line="240" w:lineRule="auto"/>
        <w:rPr>
          <w:ins w:id="480" w:author="Augusto Bustamante" w:date="2024-07-16T22:42:00Z" w16du:dateUtc="2024-07-16T20:42:00Z"/>
          <w:rFonts w:eastAsia="Times New Roman" w:cstheme="minorHAnsi"/>
          <w:kern w:val="0"/>
          <w:lang w:eastAsia="en-GB"/>
          <w14:ligatures w14:val="none"/>
        </w:rPr>
      </w:pPr>
      <w:ins w:id="481" w:author="Augusto Bustamante" w:date="2024-07-16T22:51:00Z" w16du:dateUtc="2024-07-16T20:51:00Z">
        <w:r w:rsidRPr="003E28CF">
          <w:rPr>
            <w:rFonts w:eastAsia="Times New Roman" w:cstheme="minorHAnsi"/>
            <w:kern w:val="0"/>
            <w:lang w:eastAsia="en-GB"/>
            <w14:ligatures w14:val="none"/>
          </w:rPr>
          <w:t xml:space="preserve">Both </w:t>
        </w:r>
      </w:ins>
      <w:ins w:id="482" w:author="Augusto Bustamante" w:date="2024-07-16T22:52:00Z" w16du:dateUtc="2024-07-16T20:52:00Z">
        <w:r w:rsidRPr="003E28CF">
          <w:rPr>
            <w:rFonts w:eastAsia="Times New Roman" w:cstheme="minorHAnsi"/>
            <w:kern w:val="0"/>
            <w:lang w:eastAsia="en-GB"/>
            <w14:ligatures w14:val="none"/>
          </w:rPr>
          <w:t>the T&amp;I Contractor</w:t>
        </w:r>
      </w:ins>
      <w:ins w:id="483" w:author="Augusto Bustamante" w:date="2024-07-16T22:51:00Z" w16du:dateUtc="2024-07-16T20:51:00Z">
        <w:r w:rsidRPr="003E28CF">
          <w:rPr>
            <w:rFonts w:eastAsia="Times New Roman" w:cstheme="minorHAnsi"/>
            <w:kern w:val="0"/>
            <w:lang w:eastAsia="en-GB"/>
            <w14:ligatures w14:val="none"/>
          </w:rPr>
          <w:t xml:space="preserve"> and </w:t>
        </w:r>
      </w:ins>
      <w:ins w:id="484" w:author="Augusto Bustamante" w:date="2024-07-16T22:52:00Z" w16du:dateUtc="2024-07-16T20:52:00Z">
        <w:r w:rsidRPr="003E28CF">
          <w:rPr>
            <w:rFonts w:eastAsia="Times New Roman" w:cstheme="minorHAnsi"/>
            <w:kern w:val="0"/>
            <w:lang w:eastAsia="en-GB"/>
            <w14:ligatures w14:val="none"/>
          </w:rPr>
          <w:t>the Project</w:t>
        </w:r>
      </w:ins>
      <w:ins w:id="485" w:author="Augusto Bustamante" w:date="2024-07-16T22:51:00Z" w16du:dateUtc="2024-07-16T20:51:00Z">
        <w:r w:rsidRPr="003E28CF">
          <w:rPr>
            <w:rFonts w:eastAsia="Times New Roman" w:cstheme="minorHAnsi"/>
            <w:kern w:val="0"/>
            <w:lang w:eastAsia="en-GB"/>
            <w14:ligatures w14:val="none"/>
          </w:rPr>
          <w:t xml:space="preserve"> have taken steps to assess the damage and initiate the insurance claim process for their respective assets. Further actions, including repairs and potential litigation, will likely depend on the findings of the ongoing damage surveys and investigations.</w:t>
        </w:r>
      </w:ins>
    </w:p>
    <w:p w14:paraId="240D60A8" w14:textId="77777777" w:rsidR="00E60D3A" w:rsidRPr="003E28CF" w:rsidRDefault="00E60D3A" w:rsidP="00E60D3A">
      <w:pPr>
        <w:spacing w:after="0" w:line="240" w:lineRule="auto"/>
        <w:rPr>
          <w:ins w:id="486" w:author="Augusto Bustamante" w:date="2024-07-16T22:41:00Z" w16du:dateUtc="2024-07-16T20:41:00Z"/>
          <w:rFonts w:ascii="Times New Roman" w:eastAsia="Times New Roman" w:hAnsi="Times New Roman" w:cs="Times New Roman"/>
          <w:kern w:val="0"/>
          <w:lang w:eastAsia="en-GB"/>
          <w14:ligatures w14:val="none"/>
        </w:rPr>
      </w:pPr>
    </w:p>
    <w:p w14:paraId="099CD04B" w14:textId="77777777" w:rsidR="00493840" w:rsidRPr="003E28CF" w:rsidRDefault="00493840" w:rsidP="00E60D3A">
      <w:pPr>
        <w:spacing w:after="0" w:line="240" w:lineRule="auto"/>
        <w:rPr>
          <w:ins w:id="487" w:author="Augusto Bustamante" w:date="2024-07-16T22:48:00Z" w16du:dateUtc="2024-07-16T20:48:00Z"/>
          <w:rFonts w:ascii="Times New Roman" w:eastAsia="Times New Roman" w:hAnsi="Times New Roman" w:cs="Times New Roman"/>
          <w:kern w:val="0"/>
          <w:lang w:eastAsia="en-GB"/>
          <w14:ligatures w14:val="none"/>
        </w:rPr>
      </w:pPr>
    </w:p>
    <w:p w14:paraId="4D9693F4" w14:textId="175A9898" w:rsidR="00493840" w:rsidRPr="003E28CF" w:rsidRDefault="00493840" w:rsidP="00E60D3A">
      <w:pPr>
        <w:spacing w:after="0" w:line="240" w:lineRule="auto"/>
        <w:rPr>
          <w:ins w:id="488" w:author="Augusto Bustamante" w:date="2024-07-16T22:41:00Z" w16du:dateUtc="2024-07-16T20:41:00Z"/>
          <w:rFonts w:ascii="Times New Roman" w:eastAsia="Times New Roman" w:hAnsi="Times New Roman" w:cs="Times New Roman"/>
          <w:b/>
          <w:bCs/>
          <w:kern w:val="0"/>
          <w:lang w:eastAsia="en-GB"/>
          <w14:ligatures w14:val="none"/>
        </w:rPr>
      </w:pPr>
      <w:ins w:id="489" w:author="Augusto Bustamante" w:date="2024-07-16T22:44:00Z" w16du:dateUtc="2024-07-16T20:44:00Z">
        <w:r w:rsidRPr="003E28CF">
          <w:rPr>
            <w:rFonts w:ascii="Times New Roman" w:eastAsia="Times New Roman" w:hAnsi="Times New Roman" w:cs="Times New Roman"/>
            <w:b/>
            <w:bCs/>
            <w:kern w:val="0"/>
            <w:lang w:eastAsia="en-GB"/>
            <w14:ligatures w14:val="none"/>
          </w:rPr>
          <w:t>Open points: consequential damages.</w:t>
        </w:r>
      </w:ins>
    </w:p>
    <w:p w14:paraId="476F09E3" w14:textId="77777777" w:rsidR="00493840" w:rsidRPr="003E28CF" w:rsidRDefault="00493840" w:rsidP="00E60D3A">
      <w:pPr>
        <w:spacing w:after="0" w:line="240" w:lineRule="auto"/>
        <w:rPr>
          <w:ins w:id="490" w:author="Augusto Bustamante" w:date="2024-07-16T22:41:00Z" w16du:dateUtc="2024-07-16T20:41:00Z"/>
          <w:rFonts w:ascii="Times New Roman" w:eastAsia="Times New Roman" w:hAnsi="Times New Roman" w:cs="Times New Roman"/>
          <w:kern w:val="0"/>
          <w:lang w:eastAsia="en-GB"/>
          <w14:ligatures w14:val="none"/>
        </w:rPr>
      </w:pPr>
    </w:p>
    <w:p w14:paraId="161A3F22" w14:textId="77777777" w:rsidR="00D763D5" w:rsidRDefault="00D763D5">
      <w:pPr>
        <w:rPr>
          <w:ins w:id="491" w:author="Augusto Bustamante" w:date="2024-07-16T23:14:00Z" w16du:dateUtc="2024-07-16T21:14:00Z"/>
        </w:rPr>
      </w:pPr>
    </w:p>
    <w:p w14:paraId="07E17CE0" w14:textId="0FBDC605" w:rsidR="00D763D5" w:rsidRDefault="00D763D5" w:rsidP="00D763D5">
      <w:pPr>
        <w:rPr>
          <w:ins w:id="492" w:author="Augusto Bustamante" w:date="2024-07-16T23:14:00Z" w16du:dateUtc="2024-07-16T21:14:00Z"/>
        </w:rPr>
      </w:pPr>
      <w:ins w:id="493" w:author="Augusto Bustamante" w:date="2024-07-16T23:14:00Z" w16du:dateUtc="2024-07-16T21:14:00Z">
        <w:r>
          <w:t xml:space="preserve">Offloading the cargo: The immediate priority is to transfer the monopile from the damaged barge back onto the quayside of the terminal. </w:t>
        </w:r>
      </w:ins>
      <w:ins w:id="494" w:author="Augusto Bustamante" w:date="2024-07-16T23:15:00Z" w16du:dateUtc="2024-07-16T21:15:00Z">
        <w:r w:rsidR="003E28CF">
          <w:t>After a comprehensive assessment is done, t</w:t>
        </w:r>
      </w:ins>
      <w:ins w:id="495" w:author="Augusto Bustamante" w:date="2024-07-16T23:14:00Z" w16du:dateUtc="2024-07-16T21:14:00Z">
        <w:r>
          <w:t xml:space="preserve">he </w:t>
        </w:r>
      </w:ins>
      <w:ins w:id="496" w:author="Augusto Bustamante" w:date="2024-07-16T23:15:00Z" w16du:dateUtc="2024-07-16T21:15:00Z">
        <w:r w:rsidR="003E28CF">
          <w:t>barge</w:t>
        </w:r>
      </w:ins>
      <w:ins w:id="497" w:author="Augusto Bustamante" w:date="2024-07-16T23:14:00Z" w16du:dateUtc="2024-07-16T21:14:00Z">
        <w:r>
          <w:t xml:space="preserve"> will be freed up for transport to a shipyard for repairs.</w:t>
        </w:r>
      </w:ins>
    </w:p>
    <w:p w14:paraId="07444EAD" w14:textId="77777777" w:rsidR="003E28CF" w:rsidRDefault="00D763D5" w:rsidP="00D763D5">
      <w:pPr>
        <w:rPr>
          <w:ins w:id="498" w:author="Augusto Bustamante" w:date="2024-07-16T23:15:00Z" w16du:dateUtc="2024-07-16T21:15:00Z"/>
        </w:rPr>
      </w:pPr>
      <w:ins w:id="499" w:author="Augusto Bustamante" w:date="2024-07-16T23:14:00Z" w16du:dateUtc="2024-07-16T21:14:00Z">
        <w:r>
          <w:t xml:space="preserve">Thorough inspections: Divers will conduct an underwater inspection of the H-407's hull to assess the full extent of the damage. </w:t>
        </w:r>
      </w:ins>
    </w:p>
    <w:p w14:paraId="708046F5" w14:textId="01555697" w:rsidR="00D763D5" w:rsidRDefault="00D763D5" w:rsidP="00D763D5">
      <w:pPr>
        <w:rPr>
          <w:ins w:id="500" w:author="Augusto Bustamante" w:date="2024-07-16T23:14:00Z" w16du:dateUtc="2024-07-16T21:14:00Z"/>
        </w:rPr>
      </w:pPr>
      <w:ins w:id="501" w:author="Augusto Bustamante" w:date="2024-07-16T23:14:00Z" w16du:dateUtc="2024-07-16T21:14:00Z">
        <w:r>
          <w:t>Concurrently, experts from MWS</w:t>
        </w:r>
      </w:ins>
      <w:ins w:id="502" w:author="Augusto Bustamante" w:date="2024-07-16T23:15:00Z" w16du:dateUtc="2024-07-16T21:15:00Z">
        <w:r w:rsidR="003E28CF">
          <w:t xml:space="preserve"> </w:t>
        </w:r>
      </w:ins>
      <w:ins w:id="503" w:author="Augusto Bustamante" w:date="2024-07-16T23:14:00Z" w16du:dateUtc="2024-07-16T21:14:00Z">
        <w:r>
          <w:t>will perform a detailed assessment of the monopile. This inspection may include surface analysis and potentially phased array ultrasonic testing to check for internal damage.</w:t>
        </w:r>
      </w:ins>
    </w:p>
    <w:p w14:paraId="702A1606" w14:textId="77777777" w:rsidR="003E28CF" w:rsidRDefault="00D763D5" w:rsidP="00D763D5">
      <w:pPr>
        <w:rPr>
          <w:ins w:id="504" w:author="Augusto Bustamante" w:date="2024-07-16T23:16:00Z" w16du:dateUtc="2024-07-16T21:16:00Z"/>
        </w:rPr>
      </w:pPr>
      <w:ins w:id="505" w:author="Augusto Bustamante" w:date="2024-07-16T23:14:00Z" w16du:dateUtc="2024-07-16T21:14:00Z">
        <w:r>
          <w:t xml:space="preserve">Information Gathering: </w:t>
        </w:r>
      </w:ins>
      <w:ins w:id="506" w:author="Augusto Bustamante" w:date="2024-07-16T23:15:00Z" w16du:dateUtc="2024-07-16T21:15:00Z">
        <w:r w:rsidR="003E28CF">
          <w:t>the Project</w:t>
        </w:r>
      </w:ins>
      <w:ins w:id="507" w:author="Augusto Bustamante" w:date="2024-07-16T23:14:00Z" w16du:dateUtc="2024-07-16T21:14:00Z">
        <w:r>
          <w:t xml:space="preserve"> will gather information from both MWS and </w:t>
        </w:r>
      </w:ins>
      <w:ins w:id="508" w:author="Augusto Bustamante" w:date="2024-07-16T23:16:00Z" w16du:dateUtc="2024-07-16T21:16:00Z">
        <w:r w:rsidR="003E28CF">
          <w:t>the Contractor</w:t>
        </w:r>
      </w:ins>
      <w:ins w:id="509" w:author="Augusto Bustamante" w:date="2024-07-16T23:14:00Z" w16du:dateUtc="2024-07-16T21:14:00Z">
        <w:r>
          <w:t xml:space="preserve">, including inspection reports and damage assessments. </w:t>
        </w:r>
      </w:ins>
    </w:p>
    <w:p w14:paraId="042F1DF1" w14:textId="32A36EEC" w:rsidR="00D763D5" w:rsidRDefault="003E28CF" w:rsidP="00D763D5">
      <w:pPr>
        <w:rPr>
          <w:ins w:id="510" w:author="Augusto Bustamante" w:date="2024-07-16T23:14:00Z" w16du:dateUtc="2024-07-16T21:14:00Z"/>
        </w:rPr>
      </w:pPr>
      <w:ins w:id="511" w:author="Augusto Bustamante" w:date="2024-07-16T23:16:00Z" w16du:dateUtc="2024-07-16T21:16:00Z">
        <w:r>
          <w:t>The Contractor</w:t>
        </w:r>
      </w:ins>
      <w:ins w:id="512" w:author="Augusto Bustamante" w:date="2024-07-16T23:14:00Z" w16du:dateUtc="2024-07-16T21:14:00Z">
        <w:r w:rsidR="00D763D5">
          <w:t xml:space="preserve"> will continue to gather evidence to support their claim against </w:t>
        </w:r>
      </w:ins>
      <w:ins w:id="513" w:author="Augusto Bustamante" w:date="2024-07-16T23:16:00Z" w16du:dateUtc="2024-07-16T21:16:00Z">
        <w:r>
          <w:t>the third-party Vessel</w:t>
        </w:r>
      </w:ins>
      <w:ins w:id="514" w:author="Augusto Bustamante" w:date="2024-07-16T23:14:00Z" w16du:dateUtc="2024-07-16T21:14:00Z">
        <w:r w:rsidR="00D763D5">
          <w:t>, including witness statements, data from the towboat data recorder, and calculations regarding the impact.</w:t>
        </w:r>
      </w:ins>
    </w:p>
    <w:p w14:paraId="1E9C609F" w14:textId="5AC97A98" w:rsidR="00D763D5" w:rsidRDefault="00D763D5" w:rsidP="00D763D5">
      <w:pPr>
        <w:rPr>
          <w:ins w:id="515" w:author="Augusto Bustamante" w:date="2024-07-16T23:14:00Z" w16du:dateUtc="2024-07-16T21:14:00Z"/>
        </w:rPr>
      </w:pPr>
      <w:ins w:id="516" w:author="Augusto Bustamante" w:date="2024-07-16T23:14:00Z" w16du:dateUtc="2024-07-16T21:14:00Z">
        <w:r>
          <w:t xml:space="preserve">Collaboration and Reporting: </w:t>
        </w:r>
      </w:ins>
      <w:ins w:id="517" w:author="Augusto Bustamante" w:date="2024-07-16T23:16:00Z" w16du:dateUtc="2024-07-16T21:16:00Z">
        <w:r w:rsidR="003E28CF">
          <w:t>the Project</w:t>
        </w:r>
      </w:ins>
      <w:ins w:id="518" w:author="Augusto Bustamante" w:date="2024-07-16T23:14:00Z" w16du:dateUtc="2024-07-16T21:14:00Z">
        <w:r>
          <w:t xml:space="preserve"> will share relevant information, including the damage report from </w:t>
        </w:r>
      </w:ins>
      <w:ins w:id="519" w:author="Augusto Bustamante" w:date="2024-07-16T23:16:00Z" w16du:dateUtc="2024-07-16T21:16:00Z">
        <w:r w:rsidR="003E28CF">
          <w:t>the MWS</w:t>
        </w:r>
      </w:ins>
      <w:ins w:id="520" w:author="Augusto Bustamante" w:date="2024-07-16T23:14:00Z" w16du:dateUtc="2024-07-16T21:14:00Z">
        <w:r>
          <w:t xml:space="preserve">, with the monopile's designer, </w:t>
        </w:r>
      </w:ins>
      <w:ins w:id="521" w:author="Augusto Bustamante" w:date="2024-07-16T23:17:00Z" w16du:dateUtc="2024-07-16T21:17:00Z">
        <w:r w:rsidR="003E28CF">
          <w:t>project certifier</w:t>
        </w:r>
      </w:ins>
      <w:ins w:id="522" w:author="Augusto Bustamante" w:date="2024-07-16T23:14:00Z" w16du:dateUtc="2024-07-16T21:14:00Z">
        <w:r>
          <w:t xml:space="preserve">, and their </w:t>
        </w:r>
      </w:ins>
      <w:ins w:id="523" w:author="Augusto Bustamante" w:date="2024-07-16T23:17:00Z" w16du:dateUtc="2024-07-16T21:17:00Z">
        <w:r w:rsidR="003E28CF">
          <w:t>I</w:t>
        </w:r>
      </w:ins>
      <w:ins w:id="524" w:author="Augusto Bustamante" w:date="2024-07-16T23:14:00Z" w16du:dateUtc="2024-07-16T21:14:00Z">
        <w:r>
          <w:t xml:space="preserve">nsurer. </w:t>
        </w:r>
      </w:ins>
    </w:p>
    <w:p w14:paraId="538D0E09" w14:textId="45B0693C" w:rsidR="00D763D5" w:rsidRDefault="00D763D5" w:rsidP="00D763D5">
      <w:pPr>
        <w:rPr>
          <w:ins w:id="525" w:author="Augusto Bustamante" w:date="2024-07-16T23:18:00Z" w16du:dateUtc="2024-07-16T21:18:00Z"/>
        </w:rPr>
      </w:pPr>
      <w:ins w:id="526" w:author="Augusto Bustamante" w:date="2024-07-16T23:14:00Z" w16du:dateUtc="2024-07-16T21:14:00Z">
        <w:r>
          <w:lastRenderedPageBreak/>
          <w:t xml:space="preserve">Consultation with insurers: Both </w:t>
        </w:r>
      </w:ins>
      <w:ins w:id="527" w:author="Augusto Bustamante" w:date="2024-07-16T23:17:00Z" w16du:dateUtc="2024-07-16T21:17:00Z">
        <w:r w:rsidR="003E28CF">
          <w:t>the Project</w:t>
        </w:r>
      </w:ins>
      <w:ins w:id="528" w:author="Augusto Bustamante" w:date="2024-07-16T23:14:00Z" w16du:dateUtc="2024-07-16T21:14:00Z">
        <w:r>
          <w:t xml:space="preserve"> and </w:t>
        </w:r>
      </w:ins>
      <w:ins w:id="529" w:author="Augusto Bustamante" w:date="2024-07-16T23:17:00Z" w16du:dateUtc="2024-07-16T21:17:00Z">
        <w:r w:rsidR="003E28CF">
          <w:t>the Contractor</w:t>
        </w:r>
      </w:ins>
      <w:ins w:id="530" w:author="Augusto Bustamante" w:date="2024-07-16T23:14:00Z" w16du:dateUtc="2024-07-16T21:14:00Z">
        <w:r>
          <w:t xml:space="preserve"> will maintain close communication with their respective insurers throughout the process. All repair costs and proposed actions will be discussed with the insurers before proceeding. </w:t>
        </w:r>
      </w:ins>
    </w:p>
    <w:p w14:paraId="7CF9B79F" w14:textId="1E0FBBB2" w:rsidR="003E28CF" w:rsidRDefault="003E28CF" w:rsidP="003E28CF">
      <w:pPr>
        <w:rPr>
          <w:ins w:id="531" w:author="Augusto Bustamante" w:date="2024-07-16T23:18:00Z" w16du:dateUtc="2024-07-16T21:18:00Z"/>
        </w:rPr>
      </w:pPr>
      <w:ins w:id="532" w:author="Augusto Bustamante" w:date="2024-07-16T23:18:00Z" w16du:dateUtc="2024-07-16T21:18:00Z">
        <w:r>
          <w:t>The Project and Contractor will need to determine which insurance policy will cover the indirect costs associated with the incident, such as project delays. While ENBW believes their CAR policy would cover any costs not covered by other policies, they acknowledge they need to confirm the specific language in the policy.</w:t>
        </w:r>
      </w:ins>
    </w:p>
    <w:p w14:paraId="373A832D" w14:textId="77777777" w:rsidR="003E28CF" w:rsidRDefault="003E28CF" w:rsidP="00D763D5">
      <w:pPr>
        <w:rPr>
          <w:ins w:id="533" w:author="Augusto Bustamante" w:date="2024-07-16T23:14:00Z" w16du:dateUtc="2024-07-16T21:14:00Z"/>
        </w:rPr>
      </w:pPr>
    </w:p>
    <w:p w14:paraId="3CEC85CC" w14:textId="77777777" w:rsidR="00D763D5" w:rsidRDefault="00D763D5">
      <w:pPr>
        <w:rPr>
          <w:ins w:id="534" w:author="Augusto Bustamante" w:date="2024-07-16T23:14:00Z" w16du:dateUtc="2024-07-16T21:14:00Z"/>
        </w:rPr>
      </w:pPr>
    </w:p>
    <w:p w14:paraId="0211AF15" w14:textId="65605D6A" w:rsidR="000A0D5A" w:rsidRPr="003E28CF" w:rsidRDefault="000A0D5A">
      <w:pPr>
        <w:rPr>
          <w:ins w:id="535" w:author="Augusto Bustamante" w:date="2024-07-13T17:45:00Z" w16du:dateUtc="2024-07-13T15:45:00Z"/>
        </w:rPr>
      </w:pPr>
      <w:ins w:id="536" w:author="Augusto Bustamante" w:date="2024-07-13T17:45:00Z" w16du:dateUtc="2024-07-13T15:45:00Z">
        <w:r w:rsidRPr="003E28CF">
          <w:t>Construction and Operation</w:t>
        </w:r>
      </w:ins>
    </w:p>
    <w:p w14:paraId="187A4099" w14:textId="50833350" w:rsidR="000A0D5A" w:rsidRDefault="000A0D5A">
      <w:pPr>
        <w:rPr>
          <w:ins w:id="537" w:author="Augusto Bustamante" w:date="2024-07-19T22:46:00Z" w16du:dateUtc="2024-07-19T20:46:00Z"/>
        </w:rPr>
      </w:pPr>
      <w:ins w:id="538" w:author="Augusto Bustamante" w:date="2024-07-13T17:45:00Z" w16du:dateUtc="2024-07-13T15:45:00Z">
        <w:r w:rsidRPr="003E28CF">
          <w:t>For packages like WTG a</w:t>
        </w:r>
        <w:r>
          <w:t>nd OSS there is</w:t>
        </w:r>
      </w:ins>
    </w:p>
    <w:p w14:paraId="6BD59F31" w14:textId="77777777" w:rsidR="002A2BE9" w:rsidRDefault="002A2BE9">
      <w:pPr>
        <w:rPr>
          <w:ins w:id="539" w:author="Augusto Bustamante" w:date="2024-07-19T22:46:00Z" w16du:dateUtc="2024-07-19T20:46:00Z"/>
        </w:rPr>
      </w:pPr>
    </w:p>
    <w:p w14:paraId="7B11F93A" w14:textId="6E9566DE" w:rsidR="002A2BE9" w:rsidRPr="008C43E1" w:rsidDel="00714EE3" w:rsidRDefault="002A2BE9">
      <w:pPr>
        <w:rPr>
          <w:del w:id="540" w:author="Augusto Bustamante" w:date="2024-07-20T22:15:00Z" w16du:dateUtc="2024-07-20T20:15:00Z"/>
          <w:b/>
          <w:bCs/>
          <w:rPrChange w:id="541" w:author="Augusto Bustamante" w:date="2024-07-20T22:20:00Z" w16du:dateUtc="2024-07-20T20:20:00Z">
            <w:rPr>
              <w:del w:id="542" w:author="Augusto Bustamante" w:date="2024-07-20T22:15:00Z" w16du:dateUtc="2024-07-20T20:15:00Z"/>
            </w:rPr>
          </w:rPrChange>
        </w:rPr>
      </w:pPr>
      <w:r w:rsidRPr="008C43E1">
        <w:rPr>
          <w:b/>
          <w:bCs/>
          <w:rPrChange w:id="543" w:author="Augusto Bustamante" w:date="2024-07-20T22:20:00Z" w16du:dateUtc="2024-07-20T20:20:00Z">
            <w:rPr/>
          </w:rPrChange>
        </w:rPr>
        <w:t>Inter</w:t>
      </w:r>
      <w:r w:rsidR="00C37E95" w:rsidRPr="008C43E1">
        <w:rPr>
          <w:b/>
          <w:bCs/>
          <w:rPrChange w:id="544" w:author="Augusto Bustamante" w:date="2024-07-20T22:20:00Z" w16du:dateUtc="2024-07-20T20:20:00Z">
            <w:rPr/>
          </w:rPrChange>
        </w:rPr>
        <w:t xml:space="preserve"> </w:t>
      </w:r>
      <w:r w:rsidRPr="008C43E1">
        <w:rPr>
          <w:b/>
          <w:bCs/>
          <w:rPrChange w:id="545" w:author="Augusto Bustamante" w:date="2024-07-20T22:20:00Z" w16du:dateUtc="2024-07-20T20:20:00Z">
            <w:rPr/>
          </w:rPrChange>
        </w:rPr>
        <w:t>Array Cables</w:t>
      </w:r>
    </w:p>
    <w:p w14:paraId="6FB7DC03" w14:textId="2DFA91B8" w:rsidR="00714EE3" w:rsidRDefault="00714EE3" w:rsidP="002A2BE9"/>
    <w:p w14:paraId="02B5A162" w14:textId="3833D687" w:rsidR="00714EE3" w:rsidRDefault="00714EE3" w:rsidP="002A2BE9">
      <w:r w:rsidRPr="00714EE3">
        <w:t>Inter-array cables connect</w:t>
      </w:r>
      <w:r>
        <w:t xml:space="preserve"> </w:t>
      </w:r>
      <w:r w:rsidRPr="00714EE3">
        <w:t>individual turbines to each other and to the offshore substation. These cables enable the transmission of electricity generated by the turbines, ensuring it reaches the offshore substation for consolidation before being sent to the onshore grid.</w:t>
      </w:r>
    </w:p>
    <w:p w14:paraId="3F7882C7" w14:textId="2E72DD2E" w:rsidR="008C43E1" w:rsidRPr="008C43E1" w:rsidRDefault="008C43E1" w:rsidP="008C43E1">
      <w:pPr>
        <w:rPr>
          <w:b/>
          <w:bCs/>
        </w:rPr>
      </w:pPr>
      <w:ins w:id="546" w:author="Augusto Bustamante" w:date="2024-07-20T22:23:00Z" w16du:dateUtc="2024-07-20T20:23:00Z">
        <w:r>
          <w:rPr>
            <w:b/>
            <w:bCs/>
          </w:rPr>
          <w:t xml:space="preserve">Subsea </w:t>
        </w:r>
      </w:ins>
      <w:r w:rsidRPr="008C43E1">
        <w:rPr>
          <w:b/>
          <w:bCs/>
        </w:rPr>
        <w:t>Cable Structure:</w:t>
      </w:r>
    </w:p>
    <w:p w14:paraId="0D3DE589" w14:textId="08B5FA7C" w:rsidR="008C43E1" w:rsidRDefault="008C43E1" w:rsidP="008C43E1">
      <w:pPr>
        <w:pStyle w:val="Prrafodelista"/>
        <w:numPr>
          <w:ilvl w:val="0"/>
          <w:numId w:val="7"/>
        </w:numPr>
      </w:pPr>
      <w:r>
        <w:t xml:space="preserve">Conductors: Typically made of copper or </w:t>
      </w:r>
      <w:r>
        <w:t>aluminium</w:t>
      </w:r>
      <w:r>
        <w:t>, these conductors are the core of the cable, responsible for carrying electrical current.</w:t>
      </w:r>
    </w:p>
    <w:p w14:paraId="1A9B7910" w14:textId="77777777" w:rsidR="008C43E1" w:rsidRDefault="008C43E1" w:rsidP="008C43E1">
      <w:pPr>
        <w:pStyle w:val="Prrafodelista"/>
        <w:numPr>
          <w:ilvl w:val="0"/>
          <w:numId w:val="7"/>
        </w:numPr>
      </w:pPr>
      <w:r>
        <w:t>Insulation: Surrounding the conductors, insulation materials prevent electrical leakage and ensure safe operation.</w:t>
      </w:r>
    </w:p>
    <w:p w14:paraId="59800871" w14:textId="77777777" w:rsidR="008C43E1" w:rsidRDefault="008C43E1" w:rsidP="008C43E1">
      <w:pPr>
        <w:pStyle w:val="Prrafodelista"/>
        <w:numPr>
          <w:ilvl w:val="0"/>
          <w:numId w:val="7"/>
        </w:numPr>
      </w:pPr>
      <w:r>
        <w:t>Armor: Protective layers of steel or other materials provide mechanical protection against physical damage.</w:t>
      </w:r>
    </w:p>
    <w:p w14:paraId="429FF69D" w14:textId="1FD0C8A5" w:rsidR="00714EE3" w:rsidRDefault="008C43E1" w:rsidP="008C43E1">
      <w:pPr>
        <w:pStyle w:val="Prrafodelista"/>
        <w:numPr>
          <w:ilvl w:val="0"/>
          <w:numId w:val="7"/>
        </w:numPr>
        <w:rPr>
          <w:ins w:id="547" w:author="Augusto Bustamante" w:date="2024-07-20T22:23:00Z" w16du:dateUtc="2024-07-20T20:23:00Z"/>
        </w:rPr>
      </w:pPr>
      <w:r>
        <w:t>Optical Fibers: Often included for communication purposes, allowing for data transfer and control signals.</w:t>
      </w:r>
    </w:p>
    <w:p w14:paraId="0AA94ECA" w14:textId="77777777" w:rsidR="008A3B67" w:rsidRDefault="008A3B67" w:rsidP="008C43E1">
      <w:pPr>
        <w:rPr>
          <w:ins w:id="548" w:author="Augusto Bustamante" w:date="2024-07-20T23:01:00Z" w16du:dateUtc="2024-07-20T21:01:00Z"/>
        </w:rPr>
      </w:pPr>
    </w:p>
    <w:p w14:paraId="2241387E" w14:textId="77777777" w:rsidR="008A3B67" w:rsidRDefault="008A3B67" w:rsidP="008A3B67">
      <w:pPr>
        <w:rPr>
          <w:ins w:id="549" w:author="Augusto Bustamante" w:date="2024-07-20T23:01:00Z" w16du:dateUtc="2024-07-20T21:01:00Z"/>
        </w:rPr>
      </w:pPr>
      <w:ins w:id="550" w:author="Augusto Bustamante" w:date="2024-07-20T23:01:00Z" w16du:dateUtc="2024-07-20T21:01:00Z">
        <w:r>
          <w:t>Pre-Installation Surveys:</w:t>
        </w:r>
      </w:ins>
    </w:p>
    <w:p w14:paraId="3B20FDA9" w14:textId="77777777" w:rsidR="008A3B67" w:rsidRDefault="008A3B67" w:rsidP="008A3B67">
      <w:pPr>
        <w:rPr>
          <w:ins w:id="551" w:author="Augusto Bustamante" w:date="2024-07-20T23:01:00Z" w16du:dateUtc="2024-07-20T21:01:00Z"/>
        </w:rPr>
      </w:pPr>
    </w:p>
    <w:p w14:paraId="7BB00599" w14:textId="77777777" w:rsidR="008A3B67" w:rsidRDefault="008A3B67" w:rsidP="008A3B67">
      <w:pPr>
        <w:rPr>
          <w:ins w:id="552" w:author="Augusto Bustamante" w:date="2024-07-20T23:01:00Z" w16du:dateUtc="2024-07-20T21:01:00Z"/>
        </w:rPr>
      </w:pPr>
      <w:ins w:id="553" w:author="Augusto Bustamante" w:date="2024-07-20T23:01:00Z" w16du:dateUtc="2024-07-20T21:01:00Z">
        <w:r>
          <w:t>Seabed Surveys: Comprehensive surveys to determine the optimal cable route, identifying obstacles and areas of instability.</w:t>
        </w:r>
      </w:ins>
    </w:p>
    <w:p w14:paraId="2AD3AA2E" w14:textId="77777777" w:rsidR="008A3B67" w:rsidRDefault="008A3B67" w:rsidP="008A3B67">
      <w:pPr>
        <w:rPr>
          <w:ins w:id="554" w:author="Augusto Bustamante" w:date="2024-07-20T23:01:00Z" w16du:dateUtc="2024-07-20T21:01:00Z"/>
        </w:rPr>
      </w:pPr>
      <w:ins w:id="555" w:author="Augusto Bustamante" w:date="2024-07-20T23:01:00Z" w16du:dateUtc="2024-07-20T21:01:00Z">
        <w:r>
          <w:t>Seabed Conditions: Assessment of conditions to ensure the chosen route is feasible and safe for cable laying.</w:t>
        </w:r>
      </w:ins>
    </w:p>
    <w:p w14:paraId="15347A42" w14:textId="77777777" w:rsidR="008A3B67" w:rsidRDefault="008A3B67" w:rsidP="008A3B67">
      <w:pPr>
        <w:rPr>
          <w:ins w:id="556" w:author="Augusto Bustamante" w:date="2024-07-20T23:01:00Z" w16du:dateUtc="2024-07-20T21:01:00Z"/>
        </w:rPr>
      </w:pPr>
      <w:ins w:id="557" w:author="Augusto Bustamante" w:date="2024-07-20T23:01:00Z" w16du:dateUtc="2024-07-20T21:01:00Z">
        <w:r>
          <w:t>Cable Laying:</w:t>
        </w:r>
      </w:ins>
    </w:p>
    <w:p w14:paraId="1942FDC3" w14:textId="77777777" w:rsidR="008A3B67" w:rsidRDefault="008A3B67" w:rsidP="008A3B67">
      <w:pPr>
        <w:rPr>
          <w:ins w:id="558" w:author="Augusto Bustamante" w:date="2024-07-20T23:01:00Z" w16du:dateUtc="2024-07-20T21:01:00Z"/>
        </w:rPr>
      </w:pPr>
    </w:p>
    <w:p w14:paraId="3A0DD5C4" w14:textId="77777777" w:rsidR="008A3B67" w:rsidRDefault="008A3B67" w:rsidP="008A3B67">
      <w:pPr>
        <w:rPr>
          <w:ins w:id="559" w:author="Augusto Bustamante" w:date="2024-07-20T23:01:00Z" w16du:dateUtc="2024-07-20T21:01:00Z"/>
        </w:rPr>
      </w:pPr>
      <w:ins w:id="560" w:author="Augusto Bustamante" w:date="2024-07-20T23:01:00Z" w16du:dateUtc="2024-07-20T21:01:00Z">
        <w:r>
          <w:t>Deployment: Specialized vessels equipped with dynamic positioning systems lay the cables precisely along the planned route.</w:t>
        </w:r>
      </w:ins>
    </w:p>
    <w:p w14:paraId="3FCE9552" w14:textId="77777777" w:rsidR="008A3B67" w:rsidRDefault="008A3B67" w:rsidP="008A3B67">
      <w:pPr>
        <w:rPr>
          <w:ins w:id="561" w:author="Augusto Bustamante" w:date="2024-07-20T23:01:00Z" w16du:dateUtc="2024-07-20T21:01:00Z"/>
        </w:rPr>
      </w:pPr>
      <w:ins w:id="562" w:author="Augusto Bustamante" w:date="2024-07-20T23:01:00Z" w16du:dateUtc="2024-07-20T21:01:00Z">
        <w:r>
          <w:lastRenderedPageBreak/>
          <w:t>Real-Time Monitoring: Constant monitoring and adjustments are made to manage tension and prevent damage during laying.</w:t>
        </w:r>
      </w:ins>
    </w:p>
    <w:p w14:paraId="734351D0" w14:textId="77777777" w:rsidR="008A3B67" w:rsidRDefault="008A3B67" w:rsidP="008A3B67">
      <w:pPr>
        <w:rPr>
          <w:ins w:id="563" w:author="Augusto Bustamante" w:date="2024-07-20T23:01:00Z" w16du:dateUtc="2024-07-20T21:01:00Z"/>
        </w:rPr>
      </w:pPr>
      <w:ins w:id="564" w:author="Augusto Bustamante" w:date="2024-07-20T23:01:00Z" w16du:dateUtc="2024-07-20T21:01:00Z">
        <w:r>
          <w:t>Cable Burial:</w:t>
        </w:r>
      </w:ins>
    </w:p>
    <w:p w14:paraId="78A68F65" w14:textId="77777777" w:rsidR="008A3B67" w:rsidRDefault="008A3B67" w:rsidP="008A3B67">
      <w:pPr>
        <w:rPr>
          <w:ins w:id="565" w:author="Augusto Bustamante" w:date="2024-07-20T23:01:00Z" w16du:dateUtc="2024-07-20T21:01:00Z"/>
        </w:rPr>
      </w:pPr>
    </w:p>
    <w:p w14:paraId="28D81931" w14:textId="77777777" w:rsidR="008A3B67" w:rsidRDefault="008A3B67" w:rsidP="008A3B67">
      <w:pPr>
        <w:rPr>
          <w:ins w:id="566" w:author="Augusto Bustamante" w:date="2024-07-20T23:01:00Z" w16du:dateUtc="2024-07-20T21:01:00Z"/>
        </w:rPr>
      </w:pPr>
      <w:ins w:id="567" w:author="Augusto Bustamante" w:date="2024-07-20T23:01:00Z" w16du:dateUtc="2024-07-20T21:01:00Z">
        <w:r>
          <w:t xml:space="preserve">Techniques: Post-lay burial using jetting or </w:t>
        </w:r>
        <w:proofErr w:type="spellStart"/>
        <w:r>
          <w:t>plowing</w:t>
        </w:r>
        <w:proofErr w:type="spellEnd"/>
        <w:r>
          <w:t xml:space="preserve"> to protect cables from external hazards.</w:t>
        </w:r>
      </w:ins>
    </w:p>
    <w:p w14:paraId="16ACE7E1" w14:textId="054B3E40" w:rsidR="008A3B67" w:rsidRDefault="008A3B67" w:rsidP="008A3B67">
      <w:pPr>
        <w:rPr>
          <w:ins w:id="568" w:author="Augusto Bustamante" w:date="2024-07-20T23:01:00Z" w16du:dateUtc="2024-07-20T21:01:00Z"/>
        </w:rPr>
      </w:pPr>
      <w:ins w:id="569" w:author="Augusto Bustamante" w:date="2024-07-20T23:01:00Z" w16du:dateUtc="2024-07-20T21:01:00Z">
        <w:r>
          <w:t>Burial Depths: Careful calculation of burial depths to balance protection and installation feasibility.</w:t>
        </w:r>
      </w:ins>
    </w:p>
    <w:p w14:paraId="2A6D0955" w14:textId="4C4BE56A" w:rsidR="008C43E1" w:rsidRDefault="008C43E1" w:rsidP="008C43E1">
      <w:pPr>
        <w:rPr>
          <w:ins w:id="570" w:author="Augusto Bustamante" w:date="2024-07-20T22:24:00Z" w16du:dateUtc="2024-07-20T20:24:00Z"/>
        </w:rPr>
      </w:pPr>
      <w:ins w:id="571" w:author="Augusto Bustamante" w:date="2024-07-20T22:24:00Z" w16du:dateUtc="2024-07-20T20:24:00Z">
        <w:r>
          <w:t>Cable Protection Systems (CPS)</w:t>
        </w:r>
      </w:ins>
    </w:p>
    <w:p w14:paraId="456C19DA" w14:textId="4DDD9F38" w:rsidR="008C43E1" w:rsidRDefault="008C43E1" w:rsidP="008C43E1">
      <w:pPr>
        <w:rPr>
          <w:ins w:id="572" w:author="Augusto Bustamante" w:date="2024-07-20T22:24:00Z" w16du:dateUtc="2024-07-20T20:24:00Z"/>
        </w:rPr>
      </w:pPr>
      <w:ins w:id="573" w:author="Augusto Bustamante" w:date="2024-07-20T22:24:00Z" w16du:dateUtc="2024-07-20T20:24:00Z">
        <w:r>
          <w:t>The p</w:t>
        </w:r>
        <w:r>
          <w:t>urpose</w:t>
        </w:r>
        <w:r>
          <w:t xml:space="preserve"> of the </w:t>
        </w:r>
        <w:r>
          <w:t>CPS</w:t>
        </w:r>
        <w:r>
          <w:t xml:space="preserve"> is</w:t>
        </w:r>
      </w:ins>
      <w:ins w:id="574" w:author="Augusto Bustamante" w:date="2024-07-20T22:33:00Z" w16du:dateUtc="2024-07-20T20:33:00Z">
        <w:r w:rsidR="00BB13C2">
          <w:t xml:space="preserve"> to</w:t>
        </w:r>
      </w:ins>
      <w:ins w:id="575" w:author="Augusto Bustamante" w:date="2024-07-20T22:24:00Z" w16du:dateUtc="2024-07-20T20:24:00Z">
        <w:r>
          <w:t xml:space="preserve"> protect the cables at critical points where they transition from the seabed to the turbine or substation foundation. These systems mitigate risks from mechanical damage, seabed movement, and marine life interactions.</w:t>
        </w:r>
      </w:ins>
    </w:p>
    <w:p w14:paraId="351CEC42" w14:textId="0DE4772C" w:rsidR="008C43E1" w:rsidRDefault="008C43E1" w:rsidP="008C43E1">
      <w:pPr>
        <w:rPr>
          <w:ins w:id="576" w:author="Augusto Bustamante" w:date="2024-07-20T22:24:00Z" w16du:dateUtc="2024-07-20T20:24:00Z"/>
        </w:rPr>
      </w:pPr>
      <w:ins w:id="577" w:author="Augusto Bustamante" w:date="2024-07-20T22:24:00Z" w16du:dateUtc="2024-07-20T20:24:00Z">
        <w:r>
          <w:t>Components:</w:t>
        </w:r>
      </w:ins>
    </w:p>
    <w:p w14:paraId="31A07ED6" w14:textId="77777777" w:rsidR="008C43E1" w:rsidRDefault="008C43E1" w:rsidP="008C43E1">
      <w:pPr>
        <w:pStyle w:val="Prrafodelista"/>
        <w:numPr>
          <w:ilvl w:val="0"/>
          <w:numId w:val="8"/>
        </w:numPr>
        <w:rPr>
          <w:ins w:id="578" w:author="Augusto Bustamante" w:date="2024-07-20T22:24:00Z" w16du:dateUtc="2024-07-20T20:24:00Z"/>
        </w:rPr>
      </w:pPr>
      <w:ins w:id="579" w:author="Augusto Bustamante" w:date="2024-07-20T22:24:00Z" w16du:dateUtc="2024-07-20T20:24:00Z">
        <w:r>
          <w:t>Bend Stiffeners: Prevent excessive bending at the cable’s entry points.</w:t>
        </w:r>
      </w:ins>
    </w:p>
    <w:p w14:paraId="752EAFEE" w14:textId="77777777" w:rsidR="008C43E1" w:rsidRDefault="008C43E1" w:rsidP="008C43E1">
      <w:pPr>
        <w:pStyle w:val="Prrafodelista"/>
        <w:numPr>
          <w:ilvl w:val="0"/>
          <w:numId w:val="8"/>
        </w:numPr>
        <w:rPr>
          <w:ins w:id="580" w:author="Augusto Bustamante" w:date="2024-07-20T22:24:00Z" w16du:dateUtc="2024-07-20T20:24:00Z"/>
        </w:rPr>
      </w:pPr>
      <w:ins w:id="581" w:author="Augusto Bustamante" w:date="2024-07-20T22:24:00Z" w16du:dateUtc="2024-07-20T20:24:00Z">
        <w:r>
          <w:t>Bend Restrictors: Limit the curvature of the cable to prevent damage.</w:t>
        </w:r>
      </w:ins>
    </w:p>
    <w:p w14:paraId="1B2035A6" w14:textId="77777777" w:rsidR="008C43E1" w:rsidRDefault="008C43E1" w:rsidP="008C43E1">
      <w:pPr>
        <w:pStyle w:val="Prrafodelista"/>
        <w:numPr>
          <w:ilvl w:val="0"/>
          <w:numId w:val="8"/>
        </w:numPr>
        <w:rPr>
          <w:ins w:id="582" w:author="Augusto Bustamante" w:date="2024-07-20T22:25:00Z" w16du:dateUtc="2024-07-20T20:25:00Z"/>
        </w:rPr>
      </w:pPr>
      <w:ins w:id="583" w:author="Augusto Bustamante" w:date="2024-07-20T22:24:00Z" w16du:dateUtc="2024-07-20T20:24:00Z">
        <w:r>
          <w:t>Protection Covers: Shield the cables from abrasion and impacts.</w:t>
        </w:r>
      </w:ins>
    </w:p>
    <w:p w14:paraId="624CA87C" w14:textId="77777777" w:rsidR="008A3B67" w:rsidRDefault="008A3B67" w:rsidP="008A3B67">
      <w:pPr>
        <w:rPr>
          <w:ins w:id="584" w:author="Augusto Bustamante" w:date="2024-07-20T23:05:00Z" w16du:dateUtc="2024-07-20T21:05:00Z"/>
        </w:rPr>
      </w:pPr>
      <w:ins w:id="585" w:author="Augusto Bustamante" w:date="2024-07-20T23:05:00Z" w16du:dateUtc="2024-07-20T21:05:00Z">
        <w:r>
          <w:t xml:space="preserve">Stabilization of the CPS: </w:t>
        </w:r>
      </w:ins>
    </w:p>
    <w:p w14:paraId="5D196F66" w14:textId="1791B2E2" w:rsidR="00413430" w:rsidRDefault="00413430" w:rsidP="008C43E1">
      <w:pPr>
        <w:rPr>
          <w:ins w:id="586" w:author="Augusto Bustamante" w:date="2024-07-20T23:22:00Z" w16du:dateUtc="2024-07-20T21:22:00Z"/>
          <w:rFonts w:ascii="Times New Roman" w:eastAsia="Times New Roman" w:hAnsi="Times New Roman" w:cs="Times New Roman"/>
          <w:b/>
          <w:bCs/>
          <w:kern w:val="0"/>
          <w:sz w:val="24"/>
          <w:szCs w:val="24"/>
          <w:lang w:eastAsia="en-GB"/>
          <w14:ligatures w14:val="none"/>
        </w:rPr>
      </w:pPr>
      <w:ins w:id="587" w:author="Augusto Bustamante" w:date="2024-07-20T23:23:00Z" w16du:dateUtc="2024-07-20T21:23:00Z">
        <w:r>
          <w:rPr>
            <w:rFonts w:ascii="Segoe UI" w:hAnsi="Segoe UI" w:cs="Segoe UI"/>
          </w:rPr>
          <w:t>Rock bag berms are an effective method for stabilizing Cable Protection Systems (CPS)</w:t>
        </w:r>
      </w:ins>
      <w:ins w:id="588" w:author="Augusto Bustamante" w:date="2024-07-20T23:24:00Z" w16du:dateUtc="2024-07-20T21:24:00Z">
        <w:r>
          <w:rPr>
            <w:rFonts w:ascii="Segoe UI" w:hAnsi="Segoe UI" w:cs="Segoe UI"/>
          </w:rPr>
          <w:t xml:space="preserve">. </w:t>
        </w:r>
      </w:ins>
      <w:ins w:id="589" w:author="Augusto Bustamante" w:date="2024-07-20T23:22:00Z" w16du:dateUtc="2024-07-20T21:22:00Z">
        <w:r w:rsidRPr="00413430">
          <w:rPr>
            <w:rFonts w:ascii="Times New Roman" w:eastAsia="Times New Roman" w:hAnsi="Times New Roman" w:cs="Times New Roman"/>
            <w:b/>
            <w:bCs/>
            <w:kern w:val="0"/>
            <w:sz w:val="24"/>
            <w:szCs w:val="24"/>
            <w:lang w:eastAsia="en-GB"/>
            <w14:ligatures w14:val="none"/>
          </w:rPr>
          <w:t>These berms consist of rock-filled bags strategically placed to provide additional weight and stability to the CPS, preventing movement and abrasion caused by environmental forces such as waves and currents. The primary function of rock bag berms is to create a stable base that can withstand orbital wave velocities and current-induced forces, thereby protecting the CPS from dynamic environmental conditions.</w:t>
        </w:r>
      </w:ins>
    </w:p>
    <w:p w14:paraId="15132061" w14:textId="77777777" w:rsidR="00413430" w:rsidRDefault="00413430" w:rsidP="008C43E1">
      <w:pPr>
        <w:rPr>
          <w:ins w:id="590" w:author="Augusto Bustamante" w:date="2024-07-20T23:22:00Z" w16du:dateUtc="2024-07-20T21:22:00Z"/>
          <w:rFonts w:ascii="Times New Roman" w:eastAsia="Times New Roman" w:hAnsi="Times New Roman" w:cs="Times New Roman"/>
          <w:b/>
          <w:bCs/>
          <w:kern w:val="0"/>
          <w:sz w:val="24"/>
          <w:szCs w:val="24"/>
          <w:lang w:eastAsia="en-GB"/>
          <w14:ligatures w14:val="none"/>
        </w:rPr>
      </w:pPr>
    </w:p>
    <w:p w14:paraId="0638C1DD" w14:textId="2ED155EB" w:rsidR="007326B9" w:rsidRDefault="007326B9" w:rsidP="008C43E1">
      <w:pPr>
        <w:rPr>
          <w:ins w:id="591" w:author="Augusto Bustamante" w:date="2024-07-20T23:10:00Z" w16du:dateUtc="2024-07-20T21:10:00Z"/>
        </w:rPr>
      </w:pPr>
      <w:ins w:id="592" w:author="Augusto Bustamante" w:date="2024-07-20T23:10:00Z" w16du:dateUtc="2024-07-20T21:10:00Z">
        <w:r>
          <w:t xml:space="preserve">In 2021 </w:t>
        </w:r>
      </w:ins>
      <w:ins w:id="593" w:author="Augusto Bustamante" w:date="2024-07-20T23:06:00Z" w16du:dateUtc="2024-07-20T21:06:00Z">
        <w:r w:rsidR="008A3B67" w:rsidRPr="008A3B67">
          <w:t xml:space="preserve">Ørsted faced significant challenges with Cable Protection Systems (CPS) in several of its offshore wind farms, leading to substantial insurance claims and financial repercussions. </w:t>
        </w:r>
      </w:ins>
      <w:ins w:id="594" w:author="Augusto Bustamante" w:date="2024-07-20T23:25:00Z" w16du:dateUtc="2024-07-20T21:25:00Z">
        <w:r w:rsidR="00413430">
          <w:t xml:space="preserve">Not just the operator and owner of the project were under pressure, but also the CPS Manufacturer. </w:t>
        </w:r>
      </w:ins>
      <w:ins w:id="595" w:author="Augusto Bustamante" w:date="2024-07-20T23:10:00Z" w16du:dateUtc="2024-07-20T21:10:00Z">
        <w:r w:rsidRPr="008A3B67">
          <w:t>The problem was first detected during an inspection at the Race Bank wind farm and has since been observed in up to ten wind farms, potentially costing up to EUR 403 million in repairs and mitigation measures.</w:t>
        </w:r>
      </w:ins>
      <w:ins w:id="596" w:author="Augusto Bustamante" w:date="2024-07-20T23:11:00Z" w16du:dateUtc="2024-07-20T21:11:00Z">
        <w:r>
          <w:rPr>
            <w:rStyle w:val="Refdenotaalpie"/>
          </w:rPr>
          <w:footnoteReference w:id="1"/>
        </w:r>
      </w:ins>
    </w:p>
    <w:p w14:paraId="0725E611" w14:textId="59E1278C" w:rsidR="007326B9" w:rsidRDefault="008A3B67" w:rsidP="008C43E1">
      <w:pPr>
        <w:rPr>
          <w:ins w:id="598" w:author="Augusto Bustamante" w:date="2024-07-20T22:24:00Z" w16du:dateUtc="2024-07-20T20:24:00Z"/>
        </w:rPr>
      </w:pPr>
      <w:ins w:id="599" w:author="Augusto Bustamante" w:date="2024-07-20T23:06:00Z" w16du:dateUtc="2024-07-20T21:06:00Z">
        <w:r w:rsidRPr="008A3B67">
          <w:t xml:space="preserve">The root cause of these issues has been identified as inadequate scour protection, which left the inter-array cables </w:t>
        </w:r>
        <w:proofErr w:type="spellStart"/>
        <w:r w:rsidRPr="008A3B67">
          <w:t>unstabilized</w:t>
        </w:r>
        <w:proofErr w:type="spellEnd"/>
        <w:r w:rsidRPr="008A3B67">
          <w:t xml:space="preserve">. This lack of stabilization allowed the CPS to move across the scour protection rocks, causing abrasion and, in some cases, cable failure. </w:t>
        </w:r>
      </w:ins>
      <w:ins w:id="600" w:author="Augusto Bustamante" w:date="2024-07-20T23:14:00Z" w16du:dateUtc="2024-07-20T21:14:00Z">
        <w:r w:rsidR="007326B9">
          <w:rPr>
            <w:rStyle w:val="Refdenotaalpie"/>
          </w:rPr>
          <w:footnoteReference w:id="2"/>
        </w:r>
      </w:ins>
      <w:ins w:id="602" w:author="Augusto Bustamante" w:date="2024-07-20T23:19:00Z" w16du:dateUtc="2024-07-20T21:19:00Z">
        <w:r w:rsidR="00413430">
          <w:t xml:space="preserve"> In order, to stabilize the CPS p</w:t>
        </w:r>
      </w:ins>
      <w:ins w:id="603" w:author="Augusto Bustamante" w:date="2024-07-20T23:18:00Z" w16du:dateUtc="2024-07-20T21:18:00Z">
        <w:r w:rsidR="007326B9">
          <w:t xml:space="preserve">ermanent rock or rock bag berms </w:t>
        </w:r>
      </w:ins>
      <w:ins w:id="604" w:author="Augusto Bustamante" w:date="2024-07-20T23:20:00Z" w16du:dateUtc="2024-07-20T21:20:00Z">
        <w:r w:rsidR="00413430">
          <w:t>was planned to be</w:t>
        </w:r>
      </w:ins>
      <w:ins w:id="605" w:author="Augusto Bustamante" w:date="2024-07-20T23:18:00Z" w16du:dateUtc="2024-07-20T21:18:00Z">
        <w:r w:rsidR="007326B9">
          <w:t xml:space="preserve"> placed on the existing scour protection.</w:t>
        </w:r>
      </w:ins>
      <w:ins w:id="606" w:author="Augusto Bustamante" w:date="2024-07-20T23:20:00Z" w16du:dateUtc="2024-07-20T21:20:00Z">
        <w:r w:rsidR="00413430">
          <w:rPr>
            <w:rStyle w:val="Refdenotaalpie"/>
          </w:rPr>
          <w:footnoteReference w:id="3"/>
        </w:r>
      </w:ins>
    </w:p>
    <w:p w14:paraId="5EF50E96" w14:textId="77777777" w:rsidR="008A3B67" w:rsidRDefault="008A3B67" w:rsidP="008A3B67">
      <w:pPr>
        <w:spacing w:before="100" w:beforeAutospacing="1" w:after="100" w:afterAutospacing="1" w:line="240" w:lineRule="auto"/>
        <w:outlineLvl w:val="3"/>
        <w:rPr>
          <w:ins w:id="608" w:author="Augusto Bustamante" w:date="2024-07-20T23:27:00Z" w16du:dateUtc="2024-07-20T21:27:00Z"/>
          <w:rFonts w:ascii="Times New Roman" w:eastAsia="Times New Roman" w:hAnsi="Times New Roman" w:cs="Times New Roman"/>
          <w:b/>
          <w:bCs/>
          <w:kern w:val="0"/>
          <w:sz w:val="24"/>
          <w:szCs w:val="24"/>
          <w:lang w:eastAsia="en-GB"/>
          <w14:ligatures w14:val="none"/>
        </w:rPr>
      </w:pPr>
      <w:ins w:id="609" w:author="Augusto Bustamante" w:date="2024-07-20T23:03:00Z" w16du:dateUtc="2024-07-20T21:03:00Z">
        <w:r w:rsidRPr="008A3B67">
          <w:rPr>
            <w:rFonts w:ascii="Times New Roman" w:eastAsia="Times New Roman" w:hAnsi="Times New Roman" w:cs="Times New Roman"/>
            <w:b/>
            <w:bCs/>
            <w:kern w:val="0"/>
            <w:sz w:val="24"/>
            <w:szCs w:val="24"/>
            <w:lang w:eastAsia="en-GB"/>
            <w14:ligatures w14:val="none"/>
          </w:rPr>
          <w:t>Risks During Installation</w:t>
        </w:r>
      </w:ins>
    </w:p>
    <w:p w14:paraId="50D09EF4" w14:textId="77777777" w:rsidR="00413430" w:rsidRPr="00413430" w:rsidRDefault="00413430" w:rsidP="00413430">
      <w:pPr>
        <w:rPr>
          <w:ins w:id="610" w:author="Augusto Bustamante" w:date="2024-07-20T23:27:00Z" w16du:dateUtc="2024-07-20T21:27:00Z"/>
        </w:rPr>
      </w:pPr>
      <w:ins w:id="611" w:author="Augusto Bustamante" w:date="2024-07-20T23:27:00Z" w16du:dateUtc="2024-07-20T21:27:00Z">
        <w:r w:rsidRPr="00413430">
          <w:lastRenderedPageBreak/>
          <w:t>The successful deployment of a subsea cable system hinges on a careful installation process. However, several risks can arise during this critical phase, potentially causing delays, damage, and financial setbacks. This chapter explores the key threats to a smooth installation and the importance of considering these factors during the planning and execution stages.</w:t>
        </w:r>
      </w:ins>
    </w:p>
    <w:p w14:paraId="6E6EE2C2" w14:textId="77777777" w:rsidR="00413430" w:rsidRPr="00413430" w:rsidRDefault="00413430" w:rsidP="00413430">
      <w:pPr>
        <w:rPr>
          <w:ins w:id="612" w:author="Augusto Bustamante" w:date="2024-07-20T23:27:00Z" w16du:dateUtc="2024-07-20T21:27:00Z"/>
        </w:rPr>
      </w:pPr>
    </w:p>
    <w:p w14:paraId="2EFE30CD" w14:textId="77777777" w:rsidR="00413430" w:rsidRPr="00413430" w:rsidRDefault="00413430" w:rsidP="00413430">
      <w:pPr>
        <w:rPr>
          <w:ins w:id="613" w:author="Augusto Bustamante" w:date="2024-07-20T23:27:00Z" w16du:dateUtc="2024-07-20T21:27:00Z"/>
        </w:rPr>
      </w:pPr>
      <w:ins w:id="614" w:author="Augusto Bustamante" w:date="2024-07-20T23:27:00Z" w16du:dateUtc="2024-07-20T21:27:00Z">
        <w:r w:rsidRPr="00413430">
          <w:t>Mechanical Damage</w:t>
        </w:r>
      </w:ins>
    </w:p>
    <w:p w14:paraId="68A2F9EB" w14:textId="77777777" w:rsidR="00413430" w:rsidRPr="00413430" w:rsidRDefault="00413430" w:rsidP="00413430">
      <w:pPr>
        <w:rPr>
          <w:ins w:id="615" w:author="Augusto Bustamante" w:date="2024-07-20T23:27:00Z" w16du:dateUtc="2024-07-20T21:27:00Z"/>
        </w:rPr>
      </w:pPr>
      <w:ins w:id="616" w:author="Augusto Bustamante" w:date="2024-07-20T23:27:00Z" w16du:dateUtc="2024-07-20T21:27:00Z">
        <w:r w:rsidRPr="00413430">
          <w:t>Several external factors can inflict physical damage on subsea cables:</w:t>
        </w:r>
      </w:ins>
    </w:p>
    <w:p w14:paraId="4F5A9738" w14:textId="77777777" w:rsidR="00413430" w:rsidRPr="00413430" w:rsidRDefault="00413430" w:rsidP="00413430">
      <w:pPr>
        <w:rPr>
          <w:ins w:id="617" w:author="Augusto Bustamante" w:date="2024-07-20T23:27:00Z" w16du:dateUtc="2024-07-20T21:27:00Z"/>
        </w:rPr>
      </w:pPr>
    </w:p>
    <w:p w14:paraId="616819EE" w14:textId="77777777" w:rsidR="00413430" w:rsidRPr="00413430" w:rsidRDefault="00413430" w:rsidP="00413430">
      <w:pPr>
        <w:rPr>
          <w:ins w:id="618" w:author="Augusto Bustamante" w:date="2024-07-20T23:27:00Z" w16du:dateUtc="2024-07-20T21:27:00Z"/>
        </w:rPr>
      </w:pPr>
      <w:ins w:id="619" w:author="Augusto Bustamante" w:date="2024-07-20T23:27:00Z" w16du:dateUtc="2024-07-20T21:27:00Z">
        <w:r w:rsidRPr="00413430">
          <w:t>Vessel Anchors, Fishing Gear, and Seabed Debris: Anchors dragging across the seabed, fishing nets, and other debris pose a significant threat to cable integrity. Careful route planning and pre-lay surveys are crucial to mitigate these risks.</w:t>
        </w:r>
      </w:ins>
    </w:p>
    <w:p w14:paraId="71B7B073" w14:textId="77777777" w:rsidR="00413430" w:rsidRPr="00413430" w:rsidRDefault="00413430" w:rsidP="00413430">
      <w:pPr>
        <w:rPr>
          <w:ins w:id="620" w:author="Augusto Bustamante" w:date="2024-07-20T23:27:00Z" w16du:dateUtc="2024-07-20T21:27:00Z"/>
        </w:rPr>
      </w:pPr>
      <w:ins w:id="621" w:author="Augusto Bustamante" w:date="2024-07-20T23:27:00Z" w16du:dateUtc="2024-07-20T21:27:00Z">
        <w:r w:rsidRPr="00413430">
          <w:t>Handling Errors: Improper handling during transportation, loading, and deployment can cause kinks or bends in the cable, compromising its long-term functionality. Stringent training for personnel involved in cable handling is essential.</w:t>
        </w:r>
      </w:ins>
    </w:p>
    <w:p w14:paraId="2EF928AF" w14:textId="77777777" w:rsidR="00413430" w:rsidRPr="00413430" w:rsidRDefault="00413430" w:rsidP="00413430">
      <w:pPr>
        <w:rPr>
          <w:ins w:id="622" w:author="Augusto Bustamante" w:date="2024-07-20T23:27:00Z" w16du:dateUtc="2024-07-20T21:27:00Z"/>
        </w:rPr>
      </w:pPr>
      <w:ins w:id="623" w:author="Augusto Bustamante" w:date="2024-07-20T23:27:00Z" w16du:dateUtc="2024-07-20T21:27:00Z">
        <w:r w:rsidRPr="00413430">
          <w:t>Environmental Factors</w:t>
        </w:r>
      </w:ins>
    </w:p>
    <w:p w14:paraId="701E10A0" w14:textId="4042D004" w:rsidR="00413430" w:rsidRPr="00413430" w:rsidRDefault="00413430" w:rsidP="00413430">
      <w:pPr>
        <w:rPr>
          <w:ins w:id="624" w:author="Augusto Bustamante" w:date="2024-07-20T23:27:00Z" w16du:dateUtc="2024-07-20T21:27:00Z"/>
        </w:rPr>
      </w:pPr>
      <w:ins w:id="625" w:author="Augusto Bustamante" w:date="2024-07-20T23:27:00Z" w16du:dateUtc="2024-07-20T21:27:00Z">
        <w:r w:rsidRPr="00413430">
          <w:t>The unforgiving nature of the ocean environment presents its own set of challenges:</w:t>
        </w:r>
      </w:ins>
    </w:p>
    <w:p w14:paraId="4C70D079" w14:textId="77777777" w:rsidR="00413430" w:rsidRPr="00413430" w:rsidRDefault="00413430" w:rsidP="00413430">
      <w:pPr>
        <w:rPr>
          <w:ins w:id="626" w:author="Augusto Bustamante" w:date="2024-07-20T23:27:00Z" w16du:dateUtc="2024-07-20T21:27:00Z"/>
        </w:rPr>
      </w:pPr>
      <w:ins w:id="627" w:author="Augusto Bustamante" w:date="2024-07-20T23:27:00Z" w16du:dateUtc="2024-07-20T21:27:00Z">
        <w:r w:rsidRPr="00413430">
          <w:t>Adverse Conditions: Rough weather, strong currents, and unpredictable wave patterns can disrupt the installation schedule, leading to delays and potentially causing damage to the cable or equipment. Close monitoring of weather forecasts and contingency plans are necessary.</w:t>
        </w:r>
      </w:ins>
    </w:p>
    <w:p w14:paraId="1EFA7FA9" w14:textId="77777777" w:rsidR="00413430" w:rsidRPr="00413430" w:rsidRDefault="00413430" w:rsidP="00413430">
      <w:pPr>
        <w:rPr>
          <w:ins w:id="628" w:author="Augusto Bustamante" w:date="2024-07-20T23:27:00Z" w16du:dateUtc="2024-07-20T21:27:00Z"/>
        </w:rPr>
      </w:pPr>
      <w:ins w:id="629" w:author="Augusto Bustamante" w:date="2024-07-20T23:27:00Z" w16du:dateUtc="2024-07-20T21:27:00Z">
        <w:r w:rsidRPr="00413430">
          <w:t>Seabed Instability: Shifting seabed formations or uneven terrain can complicate the burial process, resulting in cables being left inadequately protected or unevenly buried. Pre-lay surveys and geotechnical assessments can help identify potential challenges.</w:t>
        </w:r>
      </w:ins>
    </w:p>
    <w:p w14:paraId="0B0037BC" w14:textId="77777777" w:rsidR="00413430" w:rsidRPr="00413430" w:rsidRDefault="00413430" w:rsidP="00413430">
      <w:pPr>
        <w:rPr>
          <w:ins w:id="630" w:author="Augusto Bustamante" w:date="2024-07-20T23:27:00Z" w16du:dateUtc="2024-07-20T21:27:00Z"/>
        </w:rPr>
      </w:pPr>
      <w:ins w:id="631" w:author="Augusto Bustamante" w:date="2024-07-20T23:27:00Z" w16du:dateUtc="2024-07-20T21:27:00Z">
        <w:r w:rsidRPr="00413430">
          <w:t>Operational Challenges</w:t>
        </w:r>
      </w:ins>
    </w:p>
    <w:p w14:paraId="612295BC" w14:textId="4B57E7B7" w:rsidR="00413430" w:rsidRPr="00413430" w:rsidRDefault="00413430" w:rsidP="00413430">
      <w:pPr>
        <w:rPr>
          <w:ins w:id="632" w:author="Augusto Bustamante" w:date="2024-07-20T23:27:00Z" w16du:dateUtc="2024-07-20T21:27:00Z"/>
        </w:rPr>
      </w:pPr>
      <w:ins w:id="633" w:author="Augusto Bustamante" w:date="2024-07-20T23:27:00Z" w16du:dateUtc="2024-07-20T21:27:00Z">
        <w:r w:rsidRPr="00413430">
          <w:t>Even with meticulous planning, operational hurdles can occur:</w:t>
        </w:r>
      </w:ins>
    </w:p>
    <w:p w14:paraId="062D8D2E" w14:textId="41AEF70F" w:rsidR="008A3B67" w:rsidRPr="00413430" w:rsidRDefault="00413430" w:rsidP="00413430">
      <w:pPr>
        <w:rPr>
          <w:ins w:id="634" w:author="Augusto Bustamante" w:date="2024-07-20T23:03:00Z" w16du:dateUtc="2024-07-20T21:03:00Z"/>
        </w:rPr>
      </w:pPr>
      <w:ins w:id="635" w:author="Augusto Bustamante" w:date="2024-07-20T23:27:00Z" w16du:dateUtc="2024-07-20T21:27:00Z">
        <w:r w:rsidRPr="00413430">
          <w:t>Navigational Errors: Mistakes in positioning the cable-laying vessel or malfunctions in navigation equipment can lead to misaligned cables or sections being laid outside the designated route. Utilizing advanced navigation systems and double-checking coordinates are crucial for accurate deployment.</w:t>
        </w:r>
      </w:ins>
    </w:p>
    <w:p w14:paraId="1F3FE0C7" w14:textId="43051545" w:rsidR="00BB13C2" w:rsidDel="009823F2" w:rsidRDefault="00BB13C2" w:rsidP="008C43E1">
      <w:pPr>
        <w:rPr>
          <w:del w:id="636" w:author="Augusto Bustamante" w:date="2024-07-20T23:05:00Z" w16du:dateUtc="2024-07-20T21:05:00Z"/>
        </w:rPr>
      </w:pPr>
    </w:p>
    <w:p w14:paraId="17C8F11D" w14:textId="490EAA99" w:rsidR="009823F2" w:rsidRDefault="009823F2" w:rsidP="008C43E1">
      <w:pPr>
        <w:rPr>
          <w:ins w:id="637" w:author="Augusto Bustamante" w:date="2024-07-20T23:30:00Z" w16du:dateUtc="2024-07-20T21:30:00Z"/>
        </w:rPr>
      </w:pPr>
      <w:ins w:id="638" w:author="Augusto Bustamante" w:date="2024-07-20T23:30:00Z" w16du:dateUtc="2024-07-20T21:30:00Z">
        <w:r>
          <w:t>Vessel collision</w:t>
        </w:r>
      </w:ins>
      <w:ins w:id="639" w:author="Augusto Bustamante" w:date="2024-07-20T23:31:00Z" w16du:dateUtc="2024-07-20T21:31:00Z">
        <w:r>
          <w:t xml:space="preserve"> in the offshore construction site</w:t>
        </w:r>
      </w:ins>
    </w:p>
    <w:p w14:paraId="31F42882" w14:textId="1B48C09D" w:rsidR="009823F2" w:rsidRDefault="009823F2" w:rsidP="008C43E1">
      <w:pPr>
        <w:rPr>
          <w:ins w:id="640" w:author="Augusto Bustamante" w:date="2024-07-20T23:30:00Z" w16du:dateUtc="2024-07-20T21:30:00Z"/>
        </w:rPr>
      </w:pPr>
      <w:ins w:id="641" w:author="Augusto Bustamante" w:date="2024-07-20T23:30:00Z" w16du:dateUtc="2024-07-20T21:30:00Z">
        <w:r>
          <w:t>During the installation phase it can be that there</w:t>
        </w:r>
      </w:ins>
      <w:ins w:id="642" w:author="Augusto Bustamante" w:date="2024-07-20T23:31:00Z" w16du:dateUtc="2024-07-20T21:31:00Z">
        <w:r w:rsidR="00516C52">
          <w:t xml:space="preserve"> is more of one contrac</w:t>
        </w:r>
      </w:ins>
      <w:ins w:id="643" w:author="Augusto Bustamante" w:date="2024-07-20T23:32:00Z" w16du:dateUtc="2024-07-20T21:32:00Z">
        <w:r w:rsidR="00516C52">
          <w:t xml:space="preserve">tor performing works in the offshore site. </w:t>
        </w:r>
      </w:ins>
    </w:p>
    <w:p w14:paraId="2DCA2F4E" w14:textId="77777777" w:rsidR="008A3B67" w:rsidRDefault="008A3B67" w:rsidP="008C43E1">
      <w:pPr>
        <w:rPr>
          <w:ins w:id="644" w:author="Augusto Bustamante" w:date="2024-07-20T23:05:00Z" w16du:dateUtc="2024-07-20T21:05:00Z"/>
        </w:rPr>
      </w:pPr>
    </w:p>
    <w:p w14:paraId="13B8DD66" w14:textId="1A14DF60" w:rsidR="008C43E1" w:rsidRDefault="008C43E1" w:rsidP="008C43E1">
      <w:r>
        <w:t>Interfaces with Foundations</w:t>
      </w:r>
    </w:p>
    <w:p w14:paraId="36124B87" w14:textId="77777777" w:rsidR="008C43E1" w:rsidRDefault="008C43E1" w:rsidP="008C43E1">
      <w:r>
        <w:t xml:space="preserve">Turbine Foundations: Inter-array cables are secured to turbine foundations using specialized cable entry systems. </w:t>
      </w:r>
      <w:commentRangeStart w:id="645"/>
      <w:r>
        <w:t xml:space="preserve">These systems prevent water ingress </w:t>
      </w:r>
      <w:commentRangeEnd w:id="645"/>
      <w:r w:rsidR="00BB13C2">
        <w:rPr>
          <w:rStyle w:val="Refdecomentario"/>
        </w:rPr>
        <w:commentReference w:id="645"/>
      </w:r>
      <w:r>
        <w:t>and mechanical damage, ensuring long-term reliability.</w:t>
      </w:r>
    </w:p>
    <w:p w14:paraId="45FBA3E8" w14:textId="77777777" w:rsidR="008C43E1" w:rsidRDefault="008C43E1" w:rsidP="008C43E1">
      <w:r>
        <w:lastRenderedPageBreak/>
        <w:t>Substation Interfaces: At the substation, cables are routed through J-tubes or I-tubes. These tubes guide and protect the cables from external forces, ensuring a secure connection to the substation.</w:t>
      </w:r>
    </w:p>
    <w:p w14:paraId="61CBE78D" w14:textId="77777777" w:rsidR="008C43E1" w:rsidRDefault="008C43E1" w:rsidP="008C43E1">
      <w:pPr>
        <w:rPr>
          <w:ins w:id="646" w:author="Augusto Bustamante" w:date="2024-07-20T22:39:00Z" w16du:dateUtc="2024-07-20T20:39:00Z"/>
        </w:rPr>
      </w:pPr>
    </w:p>
    <w:p w14:paraId="5A38018D" w14:textId="39312503" w:rsidR="00E542A9" w:rsidRDefault="00E542A9" w:rsidP="008C43E1">
      <w:pPr>
        <w:rPr>
          <w:ins w:id="647" w:author="Augusto Bustamante" w:date="2024-07-20T22:39:00Z" w16du:dateUtc="2024-07-20T20:39:00Z"/>
        </w:rPr>
      </w:pPr>
      <w:ins w:id="648" w:author="Augusto Bustamante" w:date="2024-07-20T22:39:00Z" w16du:dateUtc="2024-07-20T20:39:00Z">
        <w:r>
          <w:t>Risks during the installation phase</w:t>
        </w:r>
      </w:ins>
    </w:p>
    <w:p w14:paraId="7EB4684E" w14:textId="35346128" w:rsidR="00E542A9" w:rsidRDefault="00E542A9" w:rsidP="00E542A9">
      <w:pPr>
        <w:rPr>
          <w:ins w:id="649" w:author="Augusto Bustamante" w:date="2024-07-20T22:39:00Z" w16du:dateUtc="2024-07-20T20:39:00Z"/>
        </w:rPr>
      </w:pPr>
      <w:ins w:id="650" w:author="Augusto Bustamante" w:date="2024-07-20T22:39:00Z" w16du:dateUtc="2024-07-20T20:39:00Z">
        <w:r>
          <w:t>Installation</w:t>
        </w:r>
        <w:r>
          <w:t>:</w:t>
        </w:r>
        <w:r>
          <w:t xml:space="preserve"> The installation process is complex, requiring precise handling to avoid damage. </w:t>
        </w:r>
      </w:ins>
    </w:p>
    <w:p w14:paraId="19A283FD" w14:textId="77777777" w:rsidR="00E542A9" w:rsidRDefault="00E542A9" w:rsidP="008C43E1">
      <w:pPr>
        <w:rPr>
          <w:ins w:id="651" w:author="Augusto Bustamante" w:date="2024-07-20T22:39:00Z" w16du:dateUtc="2024-07-20T20:39:00Z"/>
        </w:rPr>
      </w:pPr>
    </w:p>
    <w:p w14:paraId="7A58F962" w14:textId="77777777" w:rsidR="00E542A9" w:rsidRDefault="00E542A9" w:rsidP="008C43E1">
      <w:pPr>
        <w:rPr>
          <w:ins w:id="652" w:author="Augusto Bustamante" w:date="2024-07-20T22:24:00Z" w16du:dateUtc="2024-07-20T20:24:00Z"/>
        </w:rPr>
      </w:pPr>
    </w:p>
    <w:p w14:paraId="667EF81E" w14:textId="77777777" w:rsidR="008C43E1" w:rsidRDefault="008C43E1" w:rsidP="008C43E1">
      <w:pPr>
        <w:rPr>
          <w:ins w:id="653" w:author="Augusto Bustamante" w:date="2024-07-20T22:24:00Z" w16du:dateUtc="2024-07-20T20:24:00Z"/>
        </w:rPr>
      </w:pPr>
      <w:ins w:id="654" w:author="Augusto Bustamante" w:date="2024-07-20T22:24:00Z" w16du:dateUtc="2024-07-20T20:24:00Z">
        <w:r>
          <w:t>Risks and Mitigations</w:t>
        </w:r>
      </w:ins>
    </w:p>
    <w:p w14:paraId="458AAF16" w14:textId="2B6815EE" w:rsidR="008C43E1" w:rsidRDefault="008C43E1" w:rsidP="008C43E1">
      <w:pPr>
        <w:rPr>
          <w:ins w:id="655" w:author="Augusto Bustamante" w:date="2024-07-20T22:24:00Z" w16du:dateUtc="2024-07-20T20:24:00Z"/>
        </w:rPr>
      </w:pPr>
      <w:ins w:id="656" w:author="Augusto Bustamante" w:date="2024-07-20T22:24:00Z" w16du:dateUtc="2024-07-20T20:24:00Z">
        <w:r>
          <w:t>Mechanical Damage: Cables and CPS can be damaged by vessel anchors, fishing activities, or seabed movement. Proper routing and protective measures are essential to mitigate these risks.</w:t>
        </w:r>
      </w:ins>
    </w:p>
    <w:p w14:paraId="63E951B0" w14:textId="1C2A7608" w:rsidR="008C43E1" w:rsidRDefault="008C43E1" w:rsidP="008C43E1">
      <w:pPr>
        <w:rPr>
          <w:ins w:id="657" w:author="Augusto Bustamante" w:date="2024-07-20T22:24:00Z" w16du:dateUtc="2024-07-20T20:24:00Z"/>
        </w:rPr>
      </w:pPr>
      <w:ins w:id="658" w:author="Augusto Bustamante" w:date="2024-07-20T22:24:00Z" w16du:dateUtc="2024-07-20T20:24:00Z">
        <w:r>
          <w:t>Environmental Factors: Saltwater, temperature fluctuations, and strong currents can degrade cable materials over time. Selecting robust materials and designs is critical to withstand these conditions.</w:t>
        </w:r>
      </w:ins>
    </w:p>
    <w:p w14:paraId="519EF080" w14:textId="77777777" w:rsidR="00E542A9" w:rsidRDefault="00E542A9" w:rsidP="008C43E1">
      <w:pPr>
        <w:rPr>
          <w:ins w:id="659" w:author="Augusto Bustamante" w:date="2024-07-20T22:40:00Z" w16du:dateUtc="2024-07-20T20:40:00Z"/>
        </w:rPr>
      </w:pPr>
    </w:p>
    <w:p w14:paraId="2EDEBD3B" w14:textId="77777777" w:rsidR="00E542A9" w:rsidRDefault="00E542A9" w:rsidP="008C43E1">
      <w:pPr>
        <w:rPr>
          <w:ins w:id="660" w:author="Augusto Bustamante" w:date="2024-07-20T22:22:00Z" w16du:dateUtc="2024-07-20T20:22:00Z"/>
        </w:rPr>
      </w:pPr>
    </w:p>
    <w:p w14:paraId="433519C1" w14:textId="615F3B89" w:rsidR="008C43E1" w:rsidRDefault="008C43E1" w:rsidP="008C43E1">
      <w:r>
        <w:t>Statistics Cable Failures</w:t>
      </w:r>
    </w:p>
    <w:p w14:paraId="7A54A601" w14:textId="4DA94469" w:rsidR="00BB13C2" w:rsidRDefault="00BB13C2" w:rsidP="008C43E1">
      <w:pPr>
        <w:rPr>
          <w:ins w:id="661" w:author="Augusto Bustamante" w:date="2024-07-20T22:59:00Z" w16du:dateUtc="2024-07-20T20:59:00Z"/>
          <w:rFonts w:ascii="Segoe UI" w:hAnsi="Segoe UI" w:cs="Segoe UI"/>
        </w:rPr>
      </w:pPr>
      <w:r w:rsidRPr="00BB13C2">
        <w:t>Damage to these cables is a major concern, as it accounts for a substantial portion of insurance claims in the offshore wind industry. For instance, around 50% of claims related to offshore wind farms are due to subsea cable damage, with inter-array cables being particularly vulnerable during installation and operation</w:t>
      </w:r>
      <w:r w:rsidRPr="00BB13C2">
        <w:t>. he average cost of repairing inter-array cable damage can range from $1.8 million to $12 million, and the downtime for such repairs can be extensive, averaging around 40 days</w:t>
      </w:r>
      <w:r>
        <w:rPr>
          <w:rFonts w:ascii="Segoe UI" w:hAnsi="Segoe UI" w:cs="Segoe UI"/>
        </w:rPr>
        <w:t>.</w:t>
      </w:r>
      <w:r>
        <w:rPr>
          <w:rStyle w:val="Refdenotaalpie"/>
        </w:rPr>
        <w:footnoteReference w:id="4"/>
      </w:r>
    </w:p>
    <w:p w14:paraId="1B474419" w14:textId="43B9EE60" w:rsidR="008A3B67" w:rsidRDefault="008A3B67" w:rsidP="008C43E1">
      <w:pPr>
        <w:rPr>
          <w:ins w:id="665" w:author="Augusto Bustamante" w:date="2024-07-20T22:59:00Z" w16du:dateUtc="2024-07-20T20:59:00Z"/>
          <w:rFonts w:ascii="Segoe UI" w:hAnsi="Segoe UI" w:cs="Segoe UI"/>
        </w:rPr>
      </w:pPr>
      <w:ins w:id="666" w:author="Augusto Bustamante" w:date="2024-07-20T22:59:00Z" w16du:dateUtc="2024-07-20T20:59:00Z">
        <w:r>
          <w:rPr>
            <w:rFonts w:ascii="Segoe UI" w:hAnsi="Segoe UI" w:cs="Segoe UI"/>
          </w:rPr>
          <w:t>CPS Exclusion</w:t>
        </w:r>
      </w:ins>
    </w:p>
    <w:p w14:paraId="081BEC69" w14:textId="576EAD88" w:rsidR="008A3B67" w:rsidRDefault="008A3B67" w:rsidP="008C43E1">
      <w:ins w:id="667" w:author="Augusto Bustamante" w:date="2024-07-20T22:59:00Z" w16du:dateUtc="2024-07-20T20:59:00Z">
        <w:r w:rsidRPr="008A3B67">
          <w:t xml:space="preserve">The root cause of these issues has been identified as inadequate scour protection, which left the inter-array cables </w:t>
        </w:r>
        <w:proofErr w:type="spellStart"/>
        <w:r w:rsidRPr="008A3B67">
          <w:t>unstabilized</w:t>
        </w:r>
        <w:proofErr w:type="spellEnd"/>
        <w:r w:rsidRPr="008A3B67">
          <w:t>. This lack of stabilization allowed the CPS to move across the scour protection rocks, causing abrasion and, in some cases, cable failure. The problem was first detected during an inspection at the Race Bank wind farm and has since been observed in up to ten wind farms, potentially costing up to EUR 403 million in repairs and mitigation measures. To address these issues, Ørsted has implemented a two-phase remediation plan. The first phase involves adding an additional layer of rock protection to stabilize the CPS and prevent further degradation. The second phase includes repairing or replacing damaged cables, scheduled for completion by 2023.</w:t>
        </w:r>
      </w:ins>
    </w:p>
    <w:p w14:paraId="79BB6AEB" w14:textId="63D3C3C5" w:rsidR="00E542A9" w:rsidRDefault="00E542A9" w:rsidP="008C43E1">
      <w:pPr>
        <w:rPr>
          <w:ins w:id="668" w:author="Augusto Bustamante" w:date="2024-07-20T22:42:00Z" w16du:dateUtc="2024-07-20T20:42:00Z"/>
        </w:rPr>
      </w:pPr>
      <w:ins w:id="669" w:author="Augusto Bustamante" w:date="2024-07-20T22:42:00Z" w16du:dateUtc="2024-07-20T20:42:00Z">
        <w:r>
          <w:t>What the underwriters see:</w:t>
        </w:r>
      </w:ins>
    </w:p>
    <w:p w14:paraId="0608E3C0" w14:textId="33BE4FFF" w:rsidR="00E542A9" w:rsidRDefault="00E542A9" w:rsidP="00E542A9">
      <w:pPr>
        <w:pStyle w:val="Prrafodelista"/>
        <w:numPr>
          <w:ilvl w:val="0"/>
          <w:numId w:val="8"/>
        </w:numPr>
        <w:rPr>
          <w:ins w:id="670" w:author="Augusto Bustamante" w:date="2024-07-20T22:43:00Z" w16du:dateUtc="2024-07-20T20:43:00Z"/>
        </w:rPr>
      </w:pPr>
      <w:ins w:id="671" w:author="Augusto Bustamante" w:date="2024-07-20T22:42:00Z" w16du:dateUtc="2024-07-20T20:42:00Z">
        <w:r>
          <w:t xml:space="preserve">Track record of the </w:t>
        </w:r>
      </w:ins>
      <w:ins w:id="672" w:author="Augusto Bustamante" w:date="2024-07-20T22:43:00Z" w16du:dateUtc="2024-07-20T20:43:00Z">
        <w:r>
          <w:t>suppliers</w:t>
        </w:r>
        <w:r w:rsidR="008C4C58">
          <w:t>: mostly related with P</w:t>
        </w:r>
      </w:ins>
      <w:ins w:id="673" w:author="Augusto Bustamante" w:date="2024-07-20T22:44:00Z" w16du:dateUtc="2024-07-20T20:44:00Z">
        <w:r w:rsidR="008C4C58">
          <w:t xml:space="preserve">roperty Damage. </w:t>
        </w:r>
      </w:ins>
    </w:p>
    <w:p w14:paraId="4416DBAD" w14:textId="11B8C5D9" w:rsidR="00E542A9" w:rsidRDefault="00E542A9" w:rsidP="00E542A9">
      <w:pPr>
        <w:pStyle w:val="Prrafodelista"/>
        <w:numPr>
          <w:ilvl w:val="0"/>
          <w:numId w:val="8"/>
        </w:numPr>
        <w:rPr>
          <w:ins w:id="674" w:author="Augusto Bustamante" w:date="2024-07-20T22:43:00Z" w16du:dateUtc="2024-07-20T20:43:00Z"/>
        </w:rPr>
      </w:pPr>
      <w:ins w:id="675" w:author="Augusto Bustamante" w:date="2024-07-20T22:43:00Z" w16du:dateUtc="2024-07-20T20:43:00Z">
        <w:r>
          <w:t>Location of the manufacturing sites</w:t>
        </w:r>
      </w:ins>
      <w:ins w:id="676" w:author="Augusto Bustamante" w:date="2024-07-20T22:44:00Z" w16du:dateUtc="2024-07-20T20:44:00Z">
        <w:r w:rsidR="008C4C58">
          <w:t xml:space="preserve">: </w:t>
        </w:r>
      </w:ins>
      <w:ins w:id="677" w:author="Augusto Bustamante" w:date="2024-07-20T22:43:00Z" w16du:dateUtc="2024-07-20T20:43:00Z">
        <w:r>
          <w:t>NATCAT?</w:t>
        </w:r>
      </w:ins>
    </w:p>
    <w:p w14:paraId="047E1B85" w14:textId="77777777" w:rsidR="008C4C58" w:rsidRDefault="008C4C58" w:rsidP="00E542A9">
      <w:pPr>
        <w:pStyle w:val="Prrafodelista"/>
        <w:numPr>
          <w:ilvl w:val="0"/>
          <w:numId w:val="8"/>
        </w:numPr>
        <w:rPr>
          <w:ins w:id="678" w:author="Augusto Bustamante" w:date="2024-07-20T22:42:00Z" w16du:dateUtc="2024-07-20T20:42:00Z"/>
        </w:rPr>
        <w:pPrChange w:id="679" w:author="Augusto Bustamante" w:date="2024-07-20T22:42:00Z" w16du:dateUtc="2024-07-20T20:42:00Z">
          <w:pPr/>
        </w:pPrChange>
      </w:pPr>
    </w:p>
    <w:p w14:paraId="6D7318F0" w14:textId="03258165" w:rsidR="008C4C58" w:rsidRDefault="008C4C58" w:rsidP="008C43E1">
      <w:pPr>
        <w:rPr>
          <w:ins w:id="680" w:author="Augusto Bustamante" w:date="2024-07-20T22:45:00Z" w16du:dateUtc="2024-07-20T20:45:00Z"/>
        </w:rPr>
      </w:pPr>
      <w:ins w:id="681" w:author="Augusto Bustamante" w:date="2024-07-20T22:45:00Z" w16du:dateUtc="2024-07-20T20:45:00Z">
        <w:r>
          <w:t>Important timelines for the insurance team</w:t>
        </w:r>
      </w:ins>
    </w:p>
    <w:p w14:paraId="448DE5EE" w14:textId="77777777" w:rsidR="008C4C58" w:rsidRDefault="008C4C58" w:rsidP="008C43E1">
      <w:pPr>
        <w:rPr>
          <w:ins w:id="682" w:author="Augusto Bustamante" w:date="2024-07-20T22:45:00Z" w16du:dateUtc="2024-07-20T20:45:00Z"/>
        </w:rPr>
      </w:pPr>
    </w:p>
    <w:p w14:paraId="3D8E1118" w14:textId="5301219B" w:rsidR="00BB13C2" w:rsidRDefault="00BB13C2" w:rsidP="008C43E1">
      <w:r>
        <w:t>Contract</w:t>
      </w:r>
    </w:p>
    <w:p w14:paraId="4F25A565" w14:textId="4C281ABF" w:rsidR="002A2BE9" w:rsidRDefault="002A2BE9" w:rsidP="002A2BE9">
      <w:r>
        <w:t xml:space="preserve">For the </w:t>
      </w:r>
      <w:r w:rsidR="00C37E95">
        <w:t>IAC</w:t>
      </w:r>
      <w:r>
        <w:t xml:space="preserve"> lot a EPCI will be normally </w:t>
      </w:r>
      <w:proofErr w:type="spellStart"/>
      <w:r w:rsidR="00714EE3">
        <w:t>prefered</w:t>
      </w:r>
      <w:proofErr w:type="spellEnd"/>
      <w:r>
        <w:t xml:space="preserve">. The EPCI Contractor normally will be a consortium between different specialized companies, for example, </w:t>
      </w:r>
      <w:r w:rsidR="00714EE3">
        <w:t>a</w:t>
      </w:r>
      <w:r>
        <w:t xml:space="preserve"> cable supplier, </w:t>
      </w:r>
      <w:r w:rsidR="00714EE3">
        <w:t>a</w:t>
      </w:r>
      <w:r>
        <w:t xml:space="preserve"> CPS supplier and </w:t>
      </w:r>
      <w:r w:rsidR="00714EE3">
        <w:t>a</w:t>
      </w:r>
      <w:r>
        <w:t xml:space="preserve"> T&amp;I </w:t>
      </w:r>
      <w:r w:rsidR="00714EE3">
        <w:t>company</w:t>
      </w:r>
      <w:r>
        <w:t>.</w:t>
      </w:r>
    </w:p>
    <w:p w14:paraId="40D0C31B" w14:textId="7F057B15" w:rsidR="00C37E95" w:rsidDel="008C43E1" w:rsidRDefault="00C37E95" w:rsidP="002A2BE9">
      <w:pPr>
        <w:rPr>
          <w:del w:id="683" w:author="Augusto Bustamante" w:date="2024-07-20T22:20:00Z" w16du:dateUtc="2024-07-20T20:20:00Z"/>
        </w:rPr>
      </w:pPr>
    </w:p>
    <w:p w14:paraId="71A90E66" w14:textId="77777777" w:rsidR="00C37E95" w:rsidDel="008C43E1" w:rsidRDefault="00C37E95" w:rsidP="002A2BE9">
      <w:pPr>
        <w:rPr>
          <w:del w:id="684" w:author="Augusto Bustamante" w:date="2024-07-20T22:20:00Z" w16du:dateUtc="2024-07-20T20:20:00Z"/>
        </w:rPr>
      </w:pPr>
    </w:p>
    <w:p w14:paraId="05E395A3" w14:textId="78486AF0" w:rsidR="00676ECD" w:rsidRDefault="00185AF1" w:rsidP="002A2BE9">
      <w:pPr>
        <w:rPr>
          <w:ins w:id="685" w:author="Augusto Bustamante" w:date="2024-07-20T22:51:00Z" w16du:dateUtc="2024-07-20T20:51:00Z"/>
        </w:rPr>
      </w:pPr>
      <w:ins w:id="686" w:author="Augusto Bustamante" w:date="2024-07-20T22:51:00Z" w16du:dateUtc="2024-07-20T20:51:00Z">
        <w:r>
          <w:t>Insurance</w:t>
        </w:r>
      </w:ins>
    </w:p>
    <w:p w14:paraId="5C56DB7F" w14:textId="0C750A48" w:rsidR="00185AF1" w:rsidRDefault="00185AF1" w:rsidP="002A2BE9">
      <w:pPr>
        <w:rPr>
          <w:ins w:id="687" w:author="Augusto Bustamante" w:date="2024-07-20T22:51:00Z" w16du:dateUtc="2024-07-20T20:51:00Z"/>
        </w:rPr>
      </w:pPr>
      <w:ins w:id="688" w:author="Augusto Bustamante" w:date="2024-07-20T22:51:00Z" w16du:dateUtc="2024-07-20T20:51:00Z">
        <w:r>
          <w:t>During the negotiation with the bidders, there will be normally</w:t>
        </w:r>
        <w:r>
          <w:t xml:space="preserve"> are interested in these points:</w:t>
        </w:r>
      </w:ins>
    </w:p>
    <w:p w14:paraId="10CD9B27" w14:textId="369ADF6D" w:rsidR="00185AF1" w:rsidRDefault="00185AF1" w:rsidP="00185AF1">
      <w:pPr>
        <w:pStyle w:val="Prrafodelista"/>
        <w:numPr>
          <w:ilvl w:val="0"/>
          <w:numId w:val="8"/>
        </w:numPr>
        <w:rPr>
          <w:ins w:id="689" w:author="Augusto Bustamante" w:date="2024-07-20T22:51:00Z" w16du:dateUtc="2024-07-20T20:51:00Z"/>
        </w:rPr>
      </w:pPr>
      <w:ins w:id="690" w:author="Augusto Bustamante" w:date="2024-07-20T22:51:00Z" w16du:dateUtc="2024-07-20T20:51:00Z">
        <w:r>
          <w:t>LEG design clause</w:t>
        </w:r>
      </w:ins>
    </w:p>
    <w:p w14:paraId="6FC16D94" w14:textId="5280D6BD" w:rsidR="00185AF1" w:rsidRDefault="00185AF1" w:rsidP="00185AF1">
      <w:pPr>
        <w:pStyle w:val="Prrafodelista"/>
        <w:numPr>
          <w:ilvl w:val="0"/>
          <w:numId w:val="8"/>
        </w:numPr>
        <w:rPr>
          <w:ins w:id="691" w:author="Augusto Bustamante" w:date="2024-07-20T22:51:00Z" w16du:dateUtc="2024-07-20T20:51:00Z"/>
        </w:rPr>
      </w:pPr>
      <w:ins w:id="692" w:author="Augusto Bustamante" w:date="2024-07-20T22:51:00Z" w16du:dateUtc="2024-07-20T20:51:00Z">
        <w:r>
          <w:t>CPS Exclusion</w:t>
        </w:r>
      </w:ins>
    </w:p>
    <w:p w14:paraId="1F202993" w14:textId="23702710" w:rsidR="00185AF1" w:rsidRDefault="00185AF1" w:rsidP="00185AF1">
      <w:pPr>
        <w:pStyle w:val="Prrafodelista"/>
        <w:numPr>
          <w:ilvl w:val="0"/>
          <w:numId w:val="8"/>
        </w:numPr>
        <w:rPr>
          <w:ins w:id="693" w:author="Augusto Bustamante" w:date="2024-07-20T22:51:00Z" w16du:dateUtc="2024-07-20T20:51:00Z"/>
        </w:rPr>
        <w:pPrChange w:id="694" w:author="Augusto Bustamante" w:date="2024-07-20T22:51:00Z" w16du:dateUtc="2024-07-20T20:51:00Z">
          <w:pPr/>
        </w:pPrChange>
      </w:pPr>
      <w:ins w:id="695" w:author="Augusto Bustamante" w:date="2024-07-20T22:51:00Z" w16du:dateUtc="2024-07-20T20:51:00Z">
        <w:r>
          <w:t>Extended</w:t>
        </w:r>
      </w:ins>
      <w:ins w:id="696" w:author="Augusto Bustamante" w:date="2024-07-20T22:52:00Z" w16du:dateUtc="2024-07-20T20:52:00Z">
        <w:r>
          <w:t xml:space="preserve"> maintenance</w:t>
        </w:r>
      </w:ins>
    </w:p>
    <w:p w14:paraId="16B6A00D" w14:textId="5537E4F1" w:rsidR="00185AF1" w:rsidRDefault="00185AF1" w:rsidP="002A2BE9">
      <w:ins w:id="697" w:author="Augusto Bustamante" w:date="2024-07-20T22:51:00Z" w16du:dateUtc="2024-07-20T20:51:00Z">
        <w:r>
          <w:t>Cut clause</w:t>
        </w:r>
      </w:ins>
    </w:p>
    <w:p w14:paraId="1C263003" w14:textId="7F1B1B62" w:rsidR="00676ECD" w:rsidRDefault="00676ECD" w:rsidP="00676ECD">
      <w:r>
        <w:t xml:space="preserve">CAR </w:t>
      </w:r>
      <w:del w:id="698" w:author="Augusto Bustamante" w:date="2024-07-20T22:55:00Z" w16du:dateUtc="2024-07-20T20:55:00Z">
        <w:r w:rsidDel="00185AF1">
          <w:delText xml:space="preserve">Leg </w:delText>
        </w:r>
      </w:del>
      <w:ins w:id="699" w:author="Augusto Bustamante" w:date="2024-07-20T22:55:00Z" w16du:dateUtc="2024-07-20T20:55:00Z">
        <w:r w:rsidR="00185AF1">
          <w:t>LEG</w:t>
        </w:r>
        <w:r w:rsidR="00185AF1">
          <w:t xml:space="preserve"> </w:t>
        </w:r>
      </w:ins>
      <w:r>
        <w:t xml:space="preserve">3 (Construction All Risks - Leg 3): This type of insurance covers physical damage to the insured works due to defects in design, materials, or workmanship, as well as the cost of rectifying such defects. It offers broader coverage than Leg 2. For instance, if a cable is damaged due to a defect, Leg 3 would cover the cable's replacement, removal, and any associated costs, while Leg 2 might only cover consequential damages resulting from the cable failure. The contractor strongly favours Leg 3 coverage, considering it essential for managing the higher risk associated with array cable contracts. </w:t>
      </w:r>
      <w:del w:id="700" w:author="Augusto Bustamante" w:date="2024-07-20T22:54:00Z" w16du:dateUtc="2024-07-20T20:54:00Z">
        <w:r w:rsidDel="00185AF1">
          <w:delText xml:space="preserve">A contractors argument is </w:delText>
        </w:r>
        <w:r w:rsidDel="00185AF1">
          <w:delText>that</w:delText>
        </w:r>
      </w:del>
      <w:ins w:id="701" w:author="Augusto Bustamante" w:date="2024-07-20T22:54:00Z" w16du:dateUtc="2024-07-20T20:54:00Z">
        <w:r w:rsidR="00185AF1">
          <w:t xml:space="preserve">he </w:t>
        </w:r>
      </w:ins>
      <w:r>
        <w:t xml:space="preserve"> Leg 3 is generally more cost-effective, as it allows for risk pooling and leverages the insurer's capacity to absorb potential losses.</w:t>
      </w:r>
    </w:p>
    <w:p w14:paraId="3009A338" w14:textId="17D77491" w:rsidR="008C43E1" w:rsidRDefault="00676ECD" w:rsidP="00676ECD">
      <w:pPr>
        <w:rPr>
          <w:ins w:id="702" w:author="Augusto Bustamante" w:date="2024-07-20T22:21:00Z" w16du:dateUtc="2024-07-20T20:21:00Z"/>
        </w:rPr>
      </w:pPr>
      <w:r>
        <w:t>CAR Leg 2 (Construction All Risks - L</w:t>
      </w:r>
      <w:r>
        <w:t>EG</w:t>
      </w:r>
      <w:r>
        <w:t xml:space="preserve"> 2): This insurance type primarily covers consequential damages arising from insured events rather than the cost of rectifying the initial defect. </w:t>
      </w:r>
      <w:r>
        <w:t xml:space="preserve">In most of the cases that would </w:t>
      </w:r>
      <w:del w:id="703" w:author="Augusto Bustamante" w:date="2024-07-20T22:54:00Z" w16du:dateUtc="2024-07-20T20:54:00Z">
        <w:r w:rsidDel="00185AF1">
          <w:delText>led</w:delText>
        </w:r>
      </w:del>
      <w:ins w:id="704" w:author="Augusto Bustamante" w:date="2024-07-20T22:54:00Z" w16du:dateUtc="2024-07-20T20:54:00Z">
        <w:r w:rsidR="00185AF1">
          <w:t>lead</w:t>
        </w:r>
      </w:ins>
      <w:r>
        <w:t xml:space="preserve"> to not cover the accessing costs, meaning the costs of the vessel. </w:t>
      </w:r>
    </w:p>
    <w:p w14:paraId="000C9286" w14:textId="0BC8C3BB" w:rsidR="00676ECD" w:rsidRDefault="00676ECD" w:rsidP="00676ECD">
      <w:r>
        <w:t>We, as Employer,</w:t>
      </w:r>
      <w:r>
        <w:t xml:space="preserve"> </w:t>
      </w:r>
      <w:r>
        <w:t xml:space="preserve">would </w:t>
      </w:r>
      <w:r>
        <w:t xml:space="preserve">initially propose </w:t>
      </w:r>
      <w:r>
        <w:t>LEG</w:t>
      </w:r>
      <w:r>
        <w:t xml:space="preserve"> 2 coverage, citing difficulties in securing </w:t>
      </w:r>
      <w:r>
        <w:t>LEG</w:t>
      </w:r>
      <w:r>
        <w:t xml:space="preserve"> 3 coverage in the current insurance market, particularly for cable-related work. </w:t>
      </w:r>
      <w:r>
        <w:t>We could</w:t>
      </w:r>
      <w:r>
        <w:t xml:space="preserve"> attribute this difficulty to the insurance market hardening, characterized by insurers' reluctance to offer extensive coverage for high-risk components like cables, due to past loss experiences and a desire to protect their profitability. </w:t>
      </w:r>
    </w:p>
    <w:p w14:paraId="7D5DD154" w14:textId="454A863D" w:rsidR="00676ECD" w:rsidRDefault="00676ECD" w:rsidP="00676ECD">
      <w:r>
        <w:t xml:space="preserve">Leg 3 DIC (Difference in Conditions): This supplementary insurance policy bridges the coverage gap between Leg 2 and Leg 3. </w:t>
      </w:r>
      <w:r>
        <w:t>One option for the C</w:t>
      </w:r>
      <w:r>
        <w:t xml:space="preserve">ontractor </w:t>
      </w:r>
      <w:r>
        <w:t>is to</w:t>
      </w:r>
      <w:r>
        <w:t xml:space="preserve"> procuring a Leg 3 DIC policy as a potential solution if the employer cannot provide Leg 3 coverage. However,</w:t>
      </w:r>
      <w:r w:rsidR="00650BB3">
        <w:t xml:space="preserve"> commercially the costs for this insurance will be passed to the Employer. In addition,</w:t>
      </w:r>
      <w:r>
        <w:t xml:space="preserve"> this option introduces complexities by involving multiple insurers and potentially increasing administrative overhead.</w:t>
      </w:r>
    </w:p>
    <w:p w14:paraId="13347BA1" w14:textId="7261C6BE" w:rsidR="00676ECD" w:rsidRDefault="00676ECD" w:rsidP="00676ECD">
      <w:r>
        <w:t xml:space="preserve">Indemnity: As an alternative to insurance, </w:t>
      </w:r>
      <w:r w:rsidR="00650BB3">
        <w:t>the Employer normally can agree</w:t>
      </w:r>
      <w:r>
        <w:t xml:space="preserve"> to financially compensate the other for specific losses or liabilities. In th</w:t>
      </w:r>
      <w:r w:rsidR="00650BB3">
        <w:t>is</w:t>
      </w:r>
      <w:r>
        <w:t xml:space="preserve"> context, the contractor </w:t>
      </w:r>
      <w:r w:rsidR="00650BB3">
        <w:t>could suggest</w:t>
      </w:r>
      <w:r>
        <w:t xml:space="preserve"> that the </w:t>
      </w:r>
      <w:r w:rsidR="00650BB3">
        <w:t>E</w:t>
      </w:r>
      <w:r>
        <w:t xml:space="preserve">mployer could provide an indemnity to cover the risk that would have been covered under a Leg 3 policy. However, the </w:t>
      </w:r>
      <w:r w:rsidR="00650BB3">
        <w:t>E</w:t>
      </w:r>
      <w:r>
        <w:t xml:space="preserve">mployer </w:t>
      </w:r>
      <w:r w:rsidR="00650BB3">
        <w:t>is concerned</w:t>
      </w:r>
      <w:r>
        <w:t xml:space="preserve"> about assuming the full risk of manufacturing defects, over which they have no direct control.</w:t>
      </w:r>
    </w:p>
    <w:p w14:paraId="5F779731" w14:textId="116DC0A3" w:rsidR="00676ECD" w:rsidRDefault="00676ECD" w:rsidP="00676ECD">
      <w:r>
        <w:lastRenderedPageBreak/>
        <w:t>Extended Maintenance: This insurance covers damages occurring during a specific period after the project's completion. The sources indicate that the standard market practice is to offer extended maintenance for 24 months after the project is taken over. This period often does not align with the contractually agreed-upon warranty period, which can be longer.</w:t>
      </w:r>
    </w:p>
    <w:p w14:paraId="09F02C7D" w14:textId="77777777" w:rsidR="00676ECD" w:rsidRDefault="00676ECD" w:rsidP="00676ECD">
      <w:r>
        <w:t>Guaranteed Maintenance: This insurance covers the cost of rectifying defects discovered during the warranty period, regardless of when the damage occurred. [26] It provides broader coverage than extended maintenance, which typically focuses on damages occurring during the maintenance period. [26] However, obtaining guaranteed maintenance can be challenging as insurers perceive the risk associated with pre-existing defects as higher and prefer manufacturers to retain this responsibility. [27]</w:t>
      </w:r>
    </w:p>
    <w:p w14:paraId="49C47898" w14:textId="5DE76A49" w:rsidR="00676ECD" w:rsidRDefault="00676ECD" w:rsidP="00676ECD">
      <w:r>
        <w:t>The sources present a complex negotiation landscape where both parties seek to balance risk transfer, cost optimization, and contractual clarity. While various options for addressing the insurance coverage gaps are discussed, no definitive solution emerges within the provided text.</w:t>
      </w:r>
    </w:p>
    <w:p w14:paraId="40BB0661" w14:textId="77777777" w:rsidR="00676ECD" w:rsidRDefault="00676ECD" w:rsidP="002A2BE9"/>
    <w:p w14:paraId="6625707C" w14:textId="77777777" w:rsidR="00676ECD" w:rsidRDefault="00676ECD" w:rsidP="002A2BE9"/>
    <w:p w14:paraId="61673E85" w14:textId="43881E18" w:rsidR="002A2BE9" w:rsidRDefault="002A2BE9" w:rsidP="002A2BE9">
      <w:r>
        <w:t>Option 1: Employer Provides CAR Leg 3 Coverage</w:t>
      </w:r>
    </w:p>
    <w:p w14:paraId="50D6684E" w14:textId="77777777" w:rsidR="002A2BE9" w:rsidRDefault="002A2BE9" w:rsidP="002A2BE9">
      <w:r>
        <w:t>This option is preferred by contractors as it simplifies the process, reduces costs, and consolidates risk with one insurer. The employer acknowledges the availability of Leg 3 coverage for certain aspects of offshore wind projects and plans to obtain it. However, there are concerns about the availability and cost of Leg 3 coverage for cable-related work due to the insurance market's loss history and risk aversion.</w:t>
      </w:r>
    </w:p>
    <w:p w14:paraId="4C6C5911" w14:textId="77777777" w:rsidR="002A2BE9" w:rsidRDefault="002A2BE9" w:rsidP="002A2BE9"/>
    <w:p w14:paraId="73A1CE1E" w14:textId="77A9AF30" w:rsidR="002A2BE9" w:rsidRDefault="002A2BE9" w:rsidP="002A2BE9">
      <w:r>
        <w:t>Option 2: Employer Provides CAR Leg 2 Coverage, Contractor Obtains Separate Leg 3 DIC Policy</w:t>
      </w:r>
    </w:p>
    <w:p w14:paraId="216D5926" w14:textId="77777777" w:rsidR="002A2BE9" w:rsidRDefault="002A2BE9" w:rsidP="002A2BE9">
      <w:r>
        <w:t>If the employer cannot secure Leg 3 coverage, the contractor proposes obtaining a separate Leg 3 Difference in Conditions (DIC) policy. This approach, while potentially more costly and complex due to multiple insurers, has seen some recent success. The employer has asked the contractor to quantify the risk differences between Leg 2 and Leg 3 coverage.</w:t>
      </w:r>
    </w:p>
    <w:p w14:paraId="7B01D135" w14:textId="77777777" w:rsidR="002A2BE9" w:rsidRDefault="002A2BE9" w:rsidP="002A2BE9"/>
    <w:p w14:paraId="0FC3C642" w14:textId="63D5108C" w:rsidR="002A2BE9" w:rsidRDefault="002A2BE9" w:rsidP="002A2BE9">
      <w:r>
        <w:t>Option 3: Employer Provides CAR Leg 2 Coverage and Indemnity</w:t>
      </w:r>
    </w:p>
    <w:p w14:paraId="649989F2" w14:textId="77777777" w:rsidR="002A2BE9" w:rsidRDefault="002A2BE9" w:rsidP="002A2BE9">
      <w:r>
        <w:t>Another alternative if Leg 3 coverage is not feasible is for the employer to provide CAR Leg 2 coverage and an indemnity to cover costs above a certain value. This self-insurance approach raises concerns for the employer about assuming the full risk of manufacturing defects, which they cannot control.</w:t>
      </w:r>
    </w:p>
    <w:p w14:paraId="714DFD0D" w14:textId="77777777" w:rsidR="002A2BE9" w:rsidRDefault="002A2BE9" w:rsidP="002A2BE9"/>
    <w:p w14:paraId="57F1CA64" w14:textId="718BAF74" w:rsidR="002A2BE9" w:rsidRDefault="002A2BE9" w:rsidP="002A2BE9">
      <w:r>
        <w:t>Option 4: Scope-Specific or Sub-Limited Leg 3 Coverage</w:t>
      </w:r>
    </w:p>
    <w:p w14:paraId="709357CD" w14:textId="338C6A2E" w:rsidR="002A2BE9" w:rsidRPr="000A0D5A" w:rsidDel="002A2BE9" w:rsidRDefault="002A2BE9" w:rsidP="002A2BE9">
      <w:pPr>
        <w:rPr>
          <w:del w:id="705" w:author="Augusto Bustamante" w:date="2024-07-19T22:49:00Z" w16du:dateUtc="2024-07-19T20:49:00Z"/>
        </w:rPr>
      </w:pPr>
      <w:r>
        <w:t>This option involves obtaining Leg 3 coverage</w:t>
      </w:r>
      <w:r>
        <w:t xml:space="preserve"> with sublimit for example 30 </w:t>
      </w:r>
      <w:proofErr w:type="spellStart"/>
      <w:r>
        <w:t>mio</w:t>
      </w:r>
      <w:proofErr w:type="spellEnd"/>
      <w:r>
        <w:t xml:space="preserve"> EUR</w:t>
      </w:r>
      <w:r>
        <w:t>. Challenges include aligning sub-caps with the overall contract liability and ensuring fair risk allocation between parties, particularly in a consortium.</w:t>
      </w:r>
    </w:p>
    <w:p w14:paraId="76A6008C" w14:textId="77777777" w:rsidR="00722686" w:rsidRDefault="00722686"/>
    <w:sectPr w:rsidR="00722686" w:rsidSect="00B11C6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645" w:author="Augusto Bustamante" w:date="2024-07-20T22:36:00Z" w:initials="AB">
    <w:p w14:paraId="2C76AB50" w14:textId="77777777" w:rsidR="00BB13C2" w:rsidRDefault="00BB13C2" w:rsidP="00BB13C2">
      <w:pPr>
        <w:pStyle w:val="Textocomentario"/>
      </w:pPr>
      <w:r>
        <w:rPr>
          <w:rStyle w:val="Refdecomentario"/>
        </w:rPr>
        <w:annotationRef/>
      </w:r>
      <w:r>
        <w:rPr>
          <w:lang w:val="de-DE"/>
        </w:rPr>
        <w:t>Check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C76AB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24BB8D9" w16cex:dateUtc="2024-07-20T20: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C76AB50" w16cid:durableId="124BB8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1EB821" w14:textId="77777777" w:rsidR="000D3D8A" w:rsidRDefault="000D3D8A" w:rsidP="00BB13C2">
      <w:pPr>
        <w:spacing w:after="0" w:line="240" w:lineRule="auto"/>
      </w:pPr>
      <w:r>
        <w:separator/>
      </w:r>
    </w:p>
  </w:endnote>
  <w:endnote w:type="continuationSeparator" w:id="0">
    <w:p w14:paraId="1AEAD0AE" w14:textId="77777777" w:rsidR="000D3D8A" w:rsidRDefault="000D3D8A" w:rsidP="00BB1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3B53C0" w14:textId="77777777" w:rsidR="000D3D8A" w:rsidRDefault="000D3D8A" w:rsidP="00BB13C2">
      <w:pPr>
        <w:spacing w:after="0" w:line="240" w:lineRule="auto"/>
      </w:pPr>
      <w:r>
        <w:separator/>
      </w:r>
    </w:p>
  </w:footnote>
  <w:footnote w:type="continuationSeparator" w:id="0">
    <w:p w14:paraId="515EC711" w14:textId="77777777" w:rsidR="000D3D8A" w:rsidRDefault="000D3D8A" w:rsidP="00BB13C2">
      <w:pPr>
        <w:spacing w:after="0" w:line="240" w:lineRule="auto"/>
      </w:pPr>
      <w:r>
        <w:continuationSeparator/>
      </w:r>
    </w:p>
  </w:footnote>
  <w:footnote w:id="1">
    <w:p w14:paraId="3796D9C7" w14:textId="73EEEA71" w:rsidR="007326B9" w:rsidRPr="00413430" w:rsidRDefault="007326B9">
      <w:pPr>
        <w:pStyle w:val="Textonotapie"/>
        <w:rPr>
          <w:lang w:val="de-DE"/>
        </w:rPr>
      </w:pPr>
      <w:ins w:id="597" w:author="Augusto Bustamante" w:date="2024-07-20T23:11:00Z" w16du:dateUtc="2024-07-20T21:11:00Z">
        <w:r>
          <w:rPr>
            <w:rStyle w:val="Refdenotaalpie"/>
          </w:rPr>
          <w:footnoteRef/>
        </w:r>
        <w:r>
          <w:t xml:space="preserve"> </w:t>
        </w:r>
        <w:r w:rsidRPr="007326B9">
          <w:t>https://www.offshorewind.biz/2021/04/30/orsted-points-at-possible-reason-for-eur-403-million-cable-problem/</w:t>
        </w:r>
      </w:ins>
    </w:p>
  </w:footnote>
  <w:footnote w:id="2">
    <w:p w14:paraId="41010AB9" w14:textId="63CFCC0B" w:rsidR="007326B9" w:rsidRPr="00413430" w:rsidRDefault="007326B9">
      <w:pPr>
        <w:pStyle w:val="Textonotapie"/>
        <w:rPr>
          <w:lang w:val="de-DE"/>
        </w:rPr>
      </w:pPr>
      <w:ins w:id="601" w:author="Augusto Bustamante" w:date="2024-07-20T23:14:00Z" w16du:dateUtc="2024-07-20T21:14:00Z">
        <w:r>
          <w:rPr>
            <w:rStyle w:val="Refdenotaalpie"/>
          </w:rPr>
          <w:footnoteRef/>
        </w:r>
        <w:r w:rsidRPr="00413430">
          <w:rPr>
            <w:lang w:val="de-DE"/>
          </w:rPr>
          <w:t xml:space="preserve"> </w:t>
        </w:r>
        <w:r w:rsidRPr="007326B9">
          <w:rPr>
            <w:lang w:val="de-DE"/>
          </w:rPr>
          <w:t>https://www.offshorewind.biz/2021/04/30/orsted-points-at-possible-reason-for-eur-403-million-cable-problem/</w:t>
        </w:r>
      </w:ins>
    </w:p>
  </w:footnote>
  <w:footnote w:id="3">
    <w:p w14:paraId="2DB7065E" w14:textId="776D8B1B" w:rsidR="00413430" w:rsidRPr="00413430" w:rsidRDefault="00413430">
      <w:pPr>
        <w:pStyle w:val="Textonotapie"/>
        <w:rPr>
          <w:lang w:val="de-DE"/>
        </w:rPr>
      </w:pPr>
      <w:ins w:id="607" w:author="Augusto Bustamante" w:date="2024-07-20T23:20:00Z" w16du:dateUtc="2024-07-20T21:20:00Z">
        <w:r>
          <w:rPr>
            <w:rStyle w:val="Refdenotaalpie"/>
          </w:rPr>
          <w:footnoteRef/>
        </w:r>
        <w:r w:rsidRPr="00413430">
          <w:rPr>
            <w:lang w:val="de-DE"/>
          </w:rPr>
          <w:t xml:space="preserve"> </w:t>
        </w:r>
        <w:r w:rsidRPr="00413430">
          <w:rPr>
            <w:lang w:val="de-DE"/>
          </w:rPr>
          <w:t>https://www.4coffshore.com/news/cps-failures-on-%C3%B8rsted92s-offshore-wind-farms-nid24112.html</w:t>
        </w:r>
      </w:ins>
    </w:p>
  </w:footnote>
  <w:footnote w:id="4">
    <w:p w14:paraId="3095D38E" w14:textId="4271C183" w:rsidR="00BB13C2" w:rsidRPr="00BB13C2" w:rsidRDefault="00BB13C2">
      <w:pPr>
        <w:pStyle w:val="Textonotapie"/>
        <w:rPr>
          <w:lang w:val="de-DE"/>
        </w:rPr>
      </w:pPr>
      <w:ins w:id="662" w:author="Augusto Bustamante" w:date="2024-07-20T22:30:00Z" w16du:dateUtc="2024-07-20T20:30:00Z">
        <w:r>
          <w:rPr>
            <w:rStyle w:val="Refdenotaalpie"/>
          </w:rPr>
          <w:footnoteRef/>
        </w:r>
        <w:r w:rsidRPr="007326B9">
          <w:rPr>
            <w:lang w:val="de-DE"/>
            <w:rPrChange w:id="663" w:author="Augusto Bustamante" w:date="2024-07-20T23:14:00Z" w16du:dateUtc="2024-07-20T21:14:00Z">
              <w:rPr/>
            </w:rPrChange>
          </w:rPr>
          <w:t xml:space="preserve"> </w:t>
        </w:r>
        <w:r w:rsidRPr="007326B9">
          <w:rPr>
            <w:lang w:val="de-DE"/>
            <w:rPrChange w:id="664" w:author="Augusto Bustamante" w:date="2024-07-20T23:14:00Z" w16du:dateUtc="2024-07-20T21:14:00Z">
              <w:rPr/>
            </w:rPrChange>
          </w:rPr>
          <w:t>https://www.imca-int.com/published-articles/imcas-new-code-of-practice-could-save-millions-for-the-offshore-wind-industry-by-preventing-subsea-cable-failure/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BB6EBB"/>
    <w:multiLevelType w:val="multilevel"/>
    <w:tmpl w:val="B8FA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90B96"/>
    <w:multiLevelType w:val="multilevel"/>
    <w:tmpl w:val="3156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A0708"/>
    <w:multiLevelType w:val="multilevel"/>
    <w:tmpl w:val="C396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32317"/>
    <w:multiLevelType w:val="hybridMultilevel"/>
    <w:tmpl w:val="E968DD6E"/>
    <w:lvl w:ilvl="0" w:tplc="F774DAA2">
      <w:start w:val="1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DE4162"/>
    <w:multiLevelType w:val="hybridMultilevel"/>
    <w:tmpl w:val="6DDAC30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E154007"/>
    <w:multiLevelType w:val="multilevel"/>
    <w:tmpl w:val="2896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20585"/>
    <w:multiLevelType w:val="hybridMultilevel"/>
    <w:tmpl w:val="B9404CE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44E54F3"/>
    <w:multiLevelType w:val="hybridMultilevel"/>
    <w:tmpl w:val="198C5690"/>
    <w:lvl w:ilvl="0" w:tplc="F774DAA2">
      <w:start w:val="1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8554BF2"/>
    <w:multiLevelType w:val="hybridMultilevel"/>
    <w:tmpl w:val="A128F06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FBF2811"/>
    <w:multiLevelType w:val="multilevel"/>
    <w:tmpl w:val="82A6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150F14"/>
    <w:multiLevelType w:val="hybridMultilevel"/>
    <w:tmpl w:val="E40A08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2040478"/>
    <w:multiLevelType w:val="hybridMultilevel"/>
    <w:tmpl w:val="3AE6DDB0"/>
    <w:lvl w:ilvl="0" w:tplc="F774DAA2">
      <w:start w:val="1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9340CD6"/>
    <w:multiLevelType w:val="hybridMultilevel"/>
    <w:tmpl w:val="38CC74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6439681">
    <w:abstractNumId w:val="7"/>
  </w:num>
  <w:num w:numId="2" w16cid:durableId="1576941153">
    <w:abstractNumId w:val="6"/>
  </w:num>
  <w:num w:numId="3" w16cid:durableId="2065567560">
    <w:abstractNumId w:val="10"/>
  </w:num>
  <w:num w:numId="4" w16cid:durableId="180241143">
    <w:abstractNumId w:val="8"/>
  </w:num>
  <w:num w:numId="5" w16cid:durableId="488789692">
    <w:abstractNumId w:val="4"/>
  </w:num>
  <w:num w:numId="6" w16cid:durableId="1638144100">
    <w:abstractNumId w:val="12"/>
  </w:num>
  <w:num w:numId="7" w16cid:durableId="1919753615">
    <w:abstractNumId w:val="3"/>
  </w:num>
  <w:num w:numId="8" w16cid:durableId="1624339102">
    <w:abstractNumId w:val="11"/>
  </w:num>
  <w:num w:numId="9" w16cid:durableId="290288193">
    <w:abstractNumId w:val="9"/>
  </w:num>
  <w:num w:numId="10" w16cid:durableId="40448059">
    <w:abstractNumId w:val="0"/>
  </w:num>
  <w:num w:numId="11" w16cid:durableId="889343378">
    <w:abstractNumId w:val="1"/>
  </w:num>
  <w:num w:numId="12" w16cid:durableId="1659457735">
    <w:abstractNumId w:val="2"/>
  </w:num>
  <w:num w:numId="13" w16cid:durableId="6969393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ugusto Bustamante">
    <w15:presenceInfo w15:providerId="Windows Live" w15:userId="6ff9366261a09a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686"/>
    <w:rsid w:val="000A0D5A"/>
    <w:rsid w:val="000A4725"/>
    <w:rsid w:val="000D3D8A"/>
    <w:rsid w:val="001217B3"/>
    <w:rsid w:val="00132B1A"/>
    <w:rsid w:val="00142C04"/>
    <w:rsid w:val="00185AF1"/>
    <w:rsid w:val="00254A82"/>
    <w:rsid w:val="002621AE"/>
    <w:rsid w:val="00267307"/>
    <w:rsid w:val="00294A4D"/>
    <w:rsid w:val="002A2BE9"/>
    <w:rsid w:val="002F63ED"/>
    <w:rsid w:val="003669F2"/>
    <w:rsid w:val="0039065E"/>
    <w:rsid w:val="003C149F"/>
    <w:rsid w:val="003E28CF"/>
    <w:rsid w:val="00413430"/>
    <w:rsid w:val="00420164"/>
    <w:rsid w:val="00431C92"/>
    <w:rsid w:val="00487F50"/>
    <w:rsid w:val="00493840"/>
    <w:rsid w:val="00516C52"/>
    <w:rsid w:val="005862E2"/>
    <w:rsid w:val="005B0DBE"/>
    <w:rsid w:val="00650BB3"/>
    <w:rsid w:val="00650BBE"/>
    <w:rsid w:val="0066798C"/>
    <w:rsid w:val="006705ED"/>
    <w:rsid w:val="0067671B"/>
    <w:rsid w:val="00676ECD"/>
    <w:rsid w:val="006D2B5B"/>
    <w:rsid w:val="006E7E79"/>
    <w:rsid w:val="006F3CCC"/>
    <w:rsid w:val="00713FCF"/>
    <w:rsid w:val="00714EE3"/>
    <w:rsid w:val="00714F85"/>
    <w:rsid w:val="00722686"/>
    <w:rsid w:val="007326B9"/>
    <w:rsid w:val="007349D4"/>
    <w:rsid w:val="008A25BD"/>
    <w:rsid w:val="008A3B67"/>
    <w:rsid w:val="008C43E1"/>
    <w:rsid w:val="008C4C58"/>
    <w:rsid w:val="008D15AF"/>
    <w:rsid w:val="008D7875"/>
    <w:rsid w:val="00926B3B"/>
    <w:rsid w:val="00956ADC"/>
    <w:rsid w:val="009676D6"/>
    <w:rsid w:val="009823F2"/>
    <w:rsid w:val="009D6A28"/>
    <w:rsid w:val="009E07B5"/>
    <w:rsid w:val="00A21FE1"/>
    <w:rsid w:val="00A24D94"/>
    <w:rsid w:val="00A55312"/>
    <w:rsid w:val="00A73556"/>
    <w:rsid w:val="00B11C6E"/>
    <w:rsid w:val="00BB13C2"/>
    <w:rsid w:val="00BD4B01"/>
    <w:rsid w:val="00BE3E0D"/>
    <w:rsid w:val="00C10C3C"/>
    <w:rsid w:val="00C37E95"/>
    <w:rsid w:val="00C8037F"/>
    <w:rsid w:val="00CF5DFD"/>
    <w:rsid w:val="00D1071D"/>
    <w:rsid w:val="00D2166E"/>
    <w:rsid w:val="00D51EE2"/>
    <w:rsid w:val="00D744B6"/>
    <w:rsid w:val="00D763D5"/>
    <w:rsid w:val="00D875B9"/>
    <w:rsid w:val="00E542A9"/>
    <w:rsid w:val="00E60D3A"/>
    <w:rsid w:val="00E74C7F"/>
    <w:rsid w:val="00EA3334"/>
    <w:rsid w:val="00F43EB9"/>
    <w:rsid w:val="00F4728A"/>
    <w:rsid w:val="00FA7EFB"/>
    <w:rsid w:val="00FE5C6B"/>
  </w:rsids>
  <m:mathPr>
    <m:mathFont m:val="Cambria Math"/>
    <m:brkBin m:val="before"/>
    <m:brkBinSub m:val="--"/>
    <m:smallFrac m:val="0"/>
    <m:dispDef/>
    <m:lMargin m:val="0"/>
    <m:rMargin m:val="0"/>
    <m:defJc m:val="centerGroup"/>
    <m:wrapIndent m:val="1440"/>
    <m:intLim m:val="subSup"/>
    <m:naryLim m:val="undOvr"/>
  </m:mathPr>
  <w:themeFontLang w:val="en-GB" w:eastAsia="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FCAD35"/>
  <w15:chartTrackingRefBased/>
  <w15:docId w15:val="{F62B0F72-3AF3-4C4E-8900-12ED50815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26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226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2268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72268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2268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226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26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26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26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268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2268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2268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72268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2268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226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26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26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2686"/>
    <w:rPr>
      <w:rFonts w:eastAsiaTheme="majorEastAsia" w:cstheme="majorBidi"/>
      <w:color w:val="272727" w:themeColor="text1" w:themeTint="D8"/>
    </w:rPr>
  </w:style>
  <w:style w:type="paragraph" w:styleId="Ttulo">
    <w:name w:val="Title"/>
    <w:basedOn w:val="Normal"/>
    <w:next w:val="Normal"/>
    <w:link w:val="TtuloCar"/>
    <w:uiPriority w:val="10"/>
    <w:qFormat/>
    <w:rsid w:val="007226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26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26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26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2686"/>
    <w:pPr>
      <w:spacing w:before="160"/>
      <w:jc w:val="center"/>
    </w:pPr>
    <w:rPr>
      <w:i/>
      <w:iCs/>
      <w:color w:val="404040" w:themeColor="text1" w:themeTint="BF"/>
    </w:rPr>
  </w:style>
  <w:style w:type="character" w:customStyle="1" w:styleId="CitaCar">
    <w:name w:val="Cita Car"/>
    <w:basedOn w:val="Fuentedeprrafopredeter"/>
    <w:link w:val="Cita"/>
    <w:uiPriority w:val="29"/>
    <w:rsid w:val="00722686"/>
    <w:rPr>
      <w:i/>
      <w:iCs/>
      <w:color w:val="404040" w:themeColor="text1" w:themeTint="BF"/>
    </w:rPr>
  </w:style>
  <w:style w:type="paragraph" w:styleId="Prrafodelista">
    <w:name w:val="List Paragraph"/>
    <w:basedOn w:val="Normal"/>
    <w:uiPriority w:val="34"/>
    <w:qFormat/>
    <w:rsid w:val="00722686"/>
    <w:pPr>
      <w:ind w:left="720"/>
      <w:contextualSpacing/>
    </w:pPr>
  </w:style>
  <w:style w:type="character" w:styleId="nfasisintenso">
    <w:name w:val="Intense Emphasis"/>
    <w:basedOn w:val="Fuentedeprrafopredeter"/>
    <w:uiPriority w:val="21"/>
    <w:qFormat/>
    <w:rsid w:val="00722686"/>
    <w:rPr>
      <w:i/>
      <w:iCs/>
      <w:color w:val="2F5496" w:themeColor="accent1" w:themeShade="BF"/>
    </w:rPr>
  </w:style>
  <w:style w:type="paragraph" w:styleId="Citadestacada">
    <w:name w:val="Intense Quote"/>
    <w:basedOn w:val="Normal"/>
    <w:next w:val="Normal"/>
    <w:link w:val="CitadestacadaCar"/>
    <w:uiPriority w:val="30"/>
    <w:qFormat/>
    <w:rsid w:val="007226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22686"/>
    <w:rPr>
      <w:i/>
      <w:iCs/>
      <w:color w:val="2F5496" w:themeColor="accent1" w:themeShade="BF"/>
    </w:rPr>
  </w:style>
  <w:style w:type="character" w:styleId="Referenciaintensa">
    <w:name w:val="Intense Reference"/>
    <w:basedOn w:val="Fuentedeprrafopredeter"/>
    <w:uiPriority w:val="32"/>
    <w:qFormat/>
    <w:rsid w:val="00722686"/>
    <w:rPr>
      <w:b/>
      <w:bCs/>
      <w:smallCaps/>
      <w:color w:val="2F5496" w:themeColor="accent1" w:themeShade="BF"/>
      <w:spacing w:val="5"/>
    </w:rPr>
  </w:style>
  <w:style w:type="paragraph" w:styleId="NormalWeb">
    <w:name w:val="Normal (Web)"/>
    <w:basedOn w:val="Normal"/>
    <w:uiPriority w:val="99"/>
    <w:unhideWhenUsed/>
    <w:rsid w:val="00487F5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Revisin">
    <w:name w:val="Revision"/>
    <w:hidden/>
    <w:uiPriority w:val="99"/>
    <w:semiHidden/>
    <w:rsid w:val="008D7875"/>
    <w:pPr>
      <w:spacing w:after="0" w:line="240" w:lineRule="auto"/>
    </w:pPr>
  </w:style>
  <w:style w:type="character" w:customStyle="1" w:styleId="ng-star-inserted">
    <w:name w:val="ng-star-inserted"/>
    <w:basedOn w:val="Fuentedeprrafopredeter"/>
    <w:rsid w:val="00E60D3A"/>
  </w:style>
  <w:style w:type="character" w:styleId="Textoennegrita">
    <w:name w:val="Strong"/>
    <w:basedOn w:val="Fuentedeprrafopredeter"/>
    <w:uiPriority w:val="22"/>
    <w:qFormat/>
    <w:rsid w:val="006705ED"/>
    <w:rPr>
      <w:b/>
      <w:bCs/>
    </w:rPr>
  </w:style>
  <w:style w:type="paragraph" w:styleId="Textonotapie">
    <w:name w:val="footnote text"/>
    <w:basedOn w:val="Normal"/>
    <w:link w:val="TextonotapieCar"/>
    <w:uiPriority w:val="99"/>
    <w:semiHidden/>
    <w:unhideWhenUsed/>
    <w:rsid w:val="00BB13C2"/>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B13C2"/>
    <w:rPr>
      <w:sz w:val="20"/>
      <w:szCs w:val="20"/>
    </w:rPr>
  </w:style>
  <w:style w:type="character" w:styleId="Refdenotaalpie">
    <w:name w:val="footnote reference"/>
    <w:basedOn w:val="Fuentedeprrafopredeter"/>
    <w:uiPriority w:val="99"/>
    <w:semiHidden/>
    <w:unhideWhenUsed/>
    <w:rsid w:val="00BB13C2"/>
    <w:rPr>
      <w:vertAlign w:val="superscript"/>
    </w:rPr>
  </w:style>
  <w:style w:type="character" w:styleId="Refdecomentario">
    <w:name w:val="annotation reference"/>
    <w:basedOn w:val="Fuentedeprrafopredeter"/>
    <w:uiPriority w:val="99"/>
    <w:semiHidden/>
    <w:unhideWhenUsed/>
    <w:rsid w:val="00BB13C2"/>
    <w:rPr>
      <w:sz w:val="16"/>
      <w:szCs w:val="16"/>
    </w:rPr>
  </w:style>
  <w:style w:type="paragraph" w:styleId="Textocomentario">
    <w:name w:val="annotation text"/>
    <w:basedOn w:val="Normal"/>
    <w:link w:val="TextocomentarioCar"/>
    <w:uiPriority w:val="99"/>
    <w:unhideWhenUsed/>
    <w:rsid w:val="00BB13C2"/>
    <w:pPr>
      <w:spacing w:line="240" w:lineRule="auto"/>
    </w:pPr>
    <w:rPr>
      <w:sz w:val="20"/>
      <w:szCs w:val="20"/>
    </w:rPr>
  </w:style>
  <w:style w:type="character" w:customStyle="1" w:styleId="TextocomentarioCar">
    <w:name w:val="Texto comentario Car"/>
    <w:basedOn w:val="Fuentedeprrafopredeter"/>
    <w:link w:val="Textocomentario"/>
    <w:uiPriority w:val="99"/>
    <w:rsid w:val="00BB13C2"/>
    <w:rPr>
      <w:sz w:val="20"/>
      <w:szCs w:val="20"/>
    </w:rPr>
  </w:style>
  <w:style w:type="paragraph" w:styleId="Asuntodelcomentario">
    <w:name w:val="annotation subject"/>
    <w:basedOn w:val="Textocomentario"/>
    <w:next w:val="Textocomentario"/>
    <w:link w:val="AsuntodelcomentarioCar"/>
    <w:uiPriority w:val="99"/>
    <w:semiHidden/>
    <w:unhideWhenUsed/>
    <w:rsid w:val="00BB13C2"/>
    <w:rPr>
      <w:b/>
      <w:bCs/>
    </w:rPr>
  </w:style>
  <w:style w:type="character" w:customStyle="1" w:styleId="AsuntodelcomentarioCar">
    <w:name w:val="Asunto del comentario Car"/>
    <w:basedOn w:val="TextocomentarioCar"/>
    <w:link w:val="Asuntodelcomentario"/>
    <w:uiPriority w:val="99"/>
    <w:semiHidden/>
    <w:rsid w:val="00BB13C2"/>
    <w:rPr>
      <w:b/>
      <w:bCs/>
      <w:sz w:val="20"/>
      <w:szCs w:val="20"/>
    </w:rPr>
  </w:style>
  <w:style w:type="character" w:styleId="Hipervnculo">
    <w:name w:val="Hyperlink"/>
    <w:basedOn w:val="Fuentedeprrafopredeter"/>
    <w:uiPriority w:val="99"/>
    <w:unhideWhenUsed/>
    <w:rsid w:val="007326B9"/>
    <w:rPr>
      <w:color w:val="0563C1" w:themeColor="hyperlink"/>
      <w:u w:val="single"/>
    </w:rPr>
  </w:style>
  <w:style w:type="character" w:styleId="Mencinsinresolver">
    <w:name w:val="Unresolved Mention"/>
    <w:basedOn w:val="Fuentedeprrafopredeter"/>
    <w:uiPriority w:val="99"/>
    <w:semiHidden/>
    <w:unhideWhenUsed/>
    <w:rsid w:val="007326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55912">
      <w:bodyDiv w:val="1"/>
      <w:marLeft w:val="0"/>
      <w:marRight w:val="0"/>
      <w:marTop w:val="0"/>
      <w:marBottom w:val="0"/>
      <w:divBdr>
        <w:top w:val="none" w:sz="0" w:space="0" w:color="auto"/>
        <w:left w:val="none" w:sz="0" w:space="0" w:color="auto"/>
        <w:bottom w:val="none" w:sz="0" w:space="0" w:color="auto"/>
        <w:right w:val="none" w:sz="0" w:space="0" w:color="auto"/>
      </w:divBdr>
    </w:div>
    <w:div w:id="164176654">
      <w:bodyDiv w:val="1"/>
      <w:marLeft w:val="0"/>
      <w:marRight w:val="0"/>
      <w:marTop w:val="0"/>
      <w:marBottom w:val="0"/>
      <w:divBdr>
        <w:top w:val="none" w:sz="0" w:space="0" w:color="auto"/>
        <w:left w:val="none" w:sz="0" w:space="0" w:color="auto"/>
        <w:bottom w:val="none" w:sz="0" w:space="0" w:color="auto"/>
        <w:right w:val="none" w:sz="0" w:space="0" w:color="auto"/>
      </w:divBdr>
    </w:div>
    <w:div w:id="340816068">
      <w:bodyDiv w:val="1"/>
      <w:marLeft w:val="0"/>
      <w:marRight w:val="0"/>
      <w:marTop w:val="0"/>
      <w:marBottom w:val="0"/>
      <w:divBdr>
        <w:top w:val="none" w:sz="0" w:space="0" w:color="auto"/>
        <w:left w:val="none" w:sz="0" w:space="0" w:color="auto"/>
        <w:bottom w:val="none" w:sz="0" w:space="0" w:color="auto"/>
        <w:right w:val="none" w:sz="0" w:space="0" w:color="auto"/>
      </w:divBdr>
    </w:div>
    <w:div w:id="785467116">
      <w:bodyDiv w:val="1"/>
      <w:marLeft w:val="0"/>
      <w:marRight w:val="0"/>
      <w:marTop w:val="0"/>
      <w:marBottom w:val="0"/>
      <w:divBdr>
        <w:top w:val="none" w:sz="0" w:space="0" w:color="auto"/>
        <w:left w:val="none" w:sz="0" w:space="0" w:color="auto"/>
        <w:bottom w:val="none" w:sz="0" w:space="0" w:color="auto"/>
        <w:right w:val="none" w:sz="0" w:space="0" w:color="auto"/>
      </w:divBdr>
    </w:div>
    <w:div w:id="922955763">
      <w:bodyDiv w:val="1"/>
      <w:marLeft w:val="0"/>
      <w:marRight w:val="0"/>
      <w:marTop w:val="0"/>
      <w:marBottom w:val="0"/>
      <w:divBdr>
        <w:top w:val="none" w:sz="0" w:space="0" w:color="auto"/>
        <w:left w:val="none" w:sz="0" w:space="0" w:color="auto"/>
        <w:bottom w:val="none" w:sz="0" w:space="0" w:color="auto"/>
        <w:right w:val="none" w:sz="0" w:space="0" w:color="auto"/>
      </w:divBdr>
      <w:divsChild>
        <w:div w:id="592131576">
          <w:marLeft w:val="0"/>
          <w:marRight w:val="0"/>
          <w:marTop w:val="0"/>
          <w:marBottom w:val="0"/>
          <w:divBdr>
            <w:top w:val="none" w:sz="0" w:space="0" w:color="auto"/>
            <w:left w:val="none" w:sz="0" w:space="0" w:color="auto"/>
            <w:bottom w:val="none" w:sz="0" w:space="0" w:color="auto"/>
            <w:right w:val="none" w:sz="0" w:space="0" w:color="auto"/>
          </w:divBdr>
        </w:div>
        <w:div w:id="2129809027">
          <w:marLeft w:val="0"/>
          <w:marRight w:val="0"/>
          <w:marTop w:val="0"/>
          <w:marBottom w:val="0"/>
          <w:divBdr>
            <w:top w:val="none" w:sz="0" w:space="0" w:color="auto"/>
            <w:left w:val="none" w:sz="0" w:space="0" w:color="auto"/>
            <w:bottom w:val="none" w:sz="0" w:space="0" w:color="auto"/>
            <w:right w:val="none" w:sz="0" w:space="0" w:color="auto"/>
          </w:divBdr>
        </w:div>
        <w:div w:id="234242120">
          <w:marLeft w:val="0"/>
          <w:marRight w:val="0"/>
          <w:marTop w:val="0"/>
          <w:marBottom w:val="0"/>
          <w:divBdr>
            <w:top w:val="none" w:sz="0" w:space="0" w:color="auto"/>
            <w:left w:val="none" w:sz="0" w:space="0" w:color="auto"/>
            <w:bottom w:val="none" w:sz="0" w:space="0" w:color="auto"/>
            <w:right w:val="none" w:sz="0" w:space="0" w:color="auto"/>
          </w:divBdr>
        </w:div>
        <w:div w:id="905143776">
          <w:marLeft w:val="0"/>
          <w:marRight w:val="0"/>
          <w:marTop w:val="0"/>
          <w:marBottom w:val="0"/>
          <w:divBdr>
            <w:top w:val="none" w:sz="0" w:space="0" w:color="auto"/>
            <w:left w:val="none" w:sz="0" w:space="0" w:color="auto"/>
            <w:bottom w:val="none" w:sz="0" w:space="0" w:color="auto"/>
            <w:right w:val="none" w:sz="0" w:space="0" w:color="auto"/>
          </w:divBdr>
        </w:div>
        <w:div w:id="1617329237">
          <w:marLeft w:val="0"/>
          <w:marRight w:val="0"/>
          <w:marTop w:val="0"/>
          <w:marBottom w:val="0"/>
          <w:divBdr>
            <w:top w:val="none" w:sz="0" w:space="0" w:color="auto"/>
            <w:left w:val="none" w:sz="0" w:space="0" w:color="auto"/>
            <w:bottom w:val="none" w:sz="0" w:space="0" w:color="auto"/>
            <w:right w:val="none" w:sz="0" w:space="0" w:color="auto"/>
          </w:divBdr>
        </w:div>
        <w:div w:id="76555525">
          <w:marLeft w:val="0"/>
          <w:marRight w:val="0"/>
          <w:marTop w:val="0"/>
          <w:marBottom w:val="0"/>
          <w:divBdr>
            <w:top w:val="none" w:sz="0" w:space="0" w:color="auto"/>
            <w:left w:val="none" w:sz="0" w:space="0" w:color="auto"/>
            <w:bottom w:val="none" w:sz="0" w:space="0" w:color="auto"/>
            <w:right w:val="none" w:sz="0" w:space="0" w:color="auto"/>
          </w:divBdr>
        </w:div>
        <w:div w:id="998537569">
          <w:marLeft w:val="0"/>
          <w:marRight w:val="0"/>
          <w:marTop w:val="0"/>
          <w:marBottom w:val="0"/>
          <w:divBdr>
            <w:top w:val="none" w:sz="0" w:space="0" w:color="auto"/>
            <w:left w:val="none" w:sz="0" w:space="0" w:color="auto"/>
            <w:bottom w:val="none" w:sz="0" w:space="0" w:color="auto"/>
            <w:right w:val="none" w:sz="0" w:space="0" w:color="auto"/>
          </w:divBdr>
        </w:div>
        <w:div w:id="413167145">
          <w:marLeft w:val="0"/>
          <w:marRight w:val="0"/>
          <w:marTop w:val="0"/>
          <w:marBottom w:val="0"/>
          <w:divBdr>
            <w:top w:val="none" w:sz="0" w:space="0" w:color="auto"/>
            <w:left w:val="none" w:sz="0" w:space="0" w:color="auto"/>
            <w:bottom w:val="none" w:sz="0" w:space="0" w:color="auto"/>
            <w:right w:val="none" w:sz="0" w:space="0" w:color="auto"/>
          </w:divBdr>
        </w:div>
        <w:div w:id="1177302841">
          <w:marLeft w:val="0"/>
          <w:marRight w:val="0"/>
          <w:marTop w:val="0"/>
          <w:marBottom w:val="0"/>
          <w:divBdr>
            <w:top w:val="none" w:sz="0" w:space="0" w:color="auto"/>
            <w:left w:val="none" w:sz="0" w:space="0" w:color="auto"/>
            <w:bottom w:val="none" w:sz="0" w:space="0" w:color="auto"/>
            <w:right w:val="none" w:sz="0" w:space="0" w:color="auto"/>
          </w:divBdr>
        </w:div>
        <w:div w:id="199319830">
          <w:marLeft w:val="0"/>
          <w:marRight w:val="0"/>
          <w:marTop w:val="0"/>
          <w:marBottom w:val="0"/>
          <w:divBdr>
            <w:top w:val="none" w:sz="0" w:space="0" w:color="auto"/>
            <w:left w:val="none" w:sz="0" w:space="0" w:color="auto"/>
            <w:bottom w:val="none" w:sz="0" w:space="0" w:color="auto"/>
            <w:right w:val="none" w:sz="0" w:space="0" w:color="auto"/>
          </w:divBdr>
        </w:div>
      </w:divsChild>
    </w:div>
    <w:div w:id="1067846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CACBEB-745D-42B6-88E7-1FACE21138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7581</TotalTime>
  <Pages>17</Pages>
  <Words>6307</Words>
  <Characters>35005</Characters>
  <Application>Microsoft Office Word</Application>
  <DocSecurity>0</DocSecurity>
  <Lines>648</Lines>
  <Paragraphs>333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Augusto Bustamante</dc:creator>
  <cp:keywords/>
  <dc:description/>
  <cp:lastModifiedBy>Augusto Bustamante</cp:lastModifiedBy>
  <cp:revision>16</cp:revision>
  <dcterms:created xsi:type="dcterms:W3CDTF">2024-07-12T14:57:00Z</dcterms:created>
  <dcterms:modified xsi:type="dcterms:W3CDTF">2024-07-20T21:33:00Z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fd1d1ceb-4ed0-4f26-86bc-c16232cf8463</vt:lpwstr>
  </property>
</Properties>
</file>